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9CBE5" w14:textId="73B262FC" w:rsidR="00014CB3" w:rsidRPr="00EC7010" w:rsidRDefault="00014CB3" w:rsidP="00014CB3">
      <w:pPr>
        <w:pStyle w:val="Heading1"/>
        <w:rPr>
          <w:lang w:val="en-US"/>
        </w:rPr>
      </w:pPr>
      <w:r w:rsidRPr="00EC7010">
        <w:rPr>
          <w:lang w:val="en-US"/>
        </w:rPr>
        <w:t>Introduction</w:t>
      </w:r>
    </w:p>
    <w:p w14:paraId="3B9BA1D7" w14:textId="14190D49" w:rsidR="00F770AE" w:rsidRPr="00EC7010" w:rsidRDefault="00F770AE" w:rsidP="00F770AE">
      <w:pPr>
        <w:rPr>
          <w:lang w:val="en-US"/>
        </w:rPr>
      </w:pPr>
      <w:r w:rsidRPr="00EC7010">
        <w:rPr>
          <w:noProof/>
          <w:lang w:eastAsia="en-GB"/>
        </w:rPr>
        <mc:AlternateContent>
          <mc:Choice Requires="wps">
            <w:drawing>
              <wp:anchor distT="0" distB="0" distL="114300" distR="114300" simplePos="0" relativeHeight="251660287" behindDoc="1" locked="0" layoutInCell="1" allowOverlap="1" wp14:anchorId="5F282A7D" wp14:editId="4A82FE3F">
                <wp:simplePos x="0" y="0"/>
                <wp:positionH relativeFrom="column">
                  <wp:posOffset>-75366</wp:posOffset>
                </wp:positionH>
                <wp:positionV relativeFrom="paragraph">
                  <wp:posOffset>79185</wp:posOffset>
                </wp:positionV>
                <wp:extent cx="5935949" cy="1276767"/>
                <wp:effectExtent l="38100" t="38100" r="33655" b="44450"/>
                <wp:wrapNone/>
                <wp:docPr id="8" name="Rounded Rectangle 8"/>
                <wp:cNvGraphicFramePr/>
                <a:graphic xmlns:a="http://schemas.openxmlformats.org/drawingml/2006/main">
                  <a:graphicData uri="http://schemas.microsoft.com/office/word/2010/wordprocessingShape">
                    <wps:wsp>
                      <wps:cNvSpPr/>
                      <wps:spPr>
                        <a:xfrm>
                          <a:off x="0" y="0"/>
                          <a:ext cx="5935949" cy="1276767"/>
                        </a:xfrm>
                        <a:prstGeom prst="roundRect">
                          <a:avLst/>
                        </a:prstGeom>
                        <a:solidFill>
                          <a:srgbClr val="00B0F0"/>
                        </a:solidFill>
                        <a:ln w="762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EA0691" id="Rounded Rectangle 8" o:spid="_x0000_s1026" style="position:absolute;margin-left:-5.95pt;margin-top:6.25pt;width:467.4pt;height:100.55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" fillcolor="#00b0f0" strokecolor="#1f3763 [1604]" strokeweight="6pt">
                <v:stroke joinstyle="miter"/>
              </v:roundrect>
            </w:pict>
          </mc:Fallback>
        </mc:AlternateContent>
      </w:r>
    </w:p>
    <w:p w14:paraId="5CD05D4A" w14:textId="6344152D" w:rsidR="00014CB3" w:rsidRPr="00EC7010" w:rsidRDefault="00014CB3" w:rsidP="00F770AE">
      <w:pPr>
        <w:jc w:val="both"/>
        <w:rPr>
          <w:sz w:val="22"/>
          <w:szCs w:val="22"/>
          <w:lang w:val="en-US"/>
        </w:rPr>
      </w:pPr>
      <w:r w:rsidRPr="00EC7010">
        <w:rPr>
          <w:sz w:val="22"/>
          <w:szCs w:val="22"/>
          <w:lang w:val="en-US"/>
        </w:rPr>
        <w:t xml:space="preserve">Welcome to the documentation on the Python binding of ORCHESTRA! In this document, we will discuss the approach on how to use the chemical equilibrium software ORCHESTRA within Python using Pybind11. The document is part of the Master Thesis by Guido de Zeeuw for the Applied Earth Sciences master’s programme at the TU Delft. The work discussed here is fully made with the collaboration of the creator of ORCHESTRA: Hans </w:t>
      </w:r>
      <w:proofErr w:type="spellStart"/>
      <w:r w:rsidRPr="00EC7010">
        <w:rPr>
          <w:sz w:val="22"/>
          <w:szCs w:val="22"/>
          <w:lang w:val="en-US"/>
        </w:rPr>
        <w:t>Meeussen</w:t>
      </w:r>
      <w:proofErr w:type="spellEnd"/>
      <w:r w:rsidRPr="00EC7010">
        <w:rPr>
          <w:sz w:val="22"/>
          <w:szCs w:val="22"/>
          <w:lang w:val="en-US"/>
        </w:rPr>
        <w:t xml:space="preserve">. For information on the ORCHESTRA software, I invite you to check out the </w:t>
      </w:r>
      <w:r w:rsidR="00F770AE" w:rsidRPr="00EC7010">
        <w:rPr>
          <w:sz w:val="22"/>
          <w:szCs w:val="22"/>
          <w:lang w:val="en-US"/>
        </w:rPr>
        <w:t xml:space="preserve">ORCHESTRA </w:t>
      </w:r>
      <w:r w:rsidRPr="00EC7010">
        <w:rPr>
          <w:sz w:val="22"/>
          <w:szCs w:val="22"/>
          <w:lang w:val="en-US"/>
        </w:rPr>
        <w:t>website:</w:t>
      </w:r>
      <w:r w:rsidR="00F770AE" w:rsidRPr="00EC7010">
        <w:rPr>
          <w:sz w:val="22"/>
          <w:szCs w:val="22"/>
          <w:lang w:val="en-US"/>
        </w:rPr>
        <w:t xml:space="preserve"> </w:t>
      </w:r>
      <w:r w:rsidRPr="00EC7010">
        <w:rPr>
          <w:sz w:val="22"/>
          <w:szCs w:val="22"/>
          <w:lang w:val="en-US"/>
        </w:rPr>
        <w:t xml:space="preserve">  </w:t>
      </w:r>
      <w:hyperlink r:id="rId8" w:history="1">
        <w:r w:rsidRPr="00EC7010">
          <w:rPr>
            <w:rStyle w:val="Hyperlink"/>
            <w:sz w:val="22"/>
            <w:szCs w:val="22"/>
            <w:lang w:val="en-US"/>
          </w:rPr>
          <w:t>http://orchestra.meeussen.nl</w:t>
        </w:r>
      </w:hyperlink>
      <w:r w:rsidRPr="00EC7010">
        <w:rPr>
          <w:sz w:val="22"/>
          <w:szCs w:val="22"/>
          <w:lang w:val="en-US"/>
        </w:rPr>
        <w:t>.</w:t>
      </w:r>
    </w:p>
    <w:p w14:paraId="38613A6A" w14:textId="4ED5B4F3" w:rsidR="00014CB3" w:rsidRPr="00EC7010" w:rsidRDefault="00014CB3">
      <w:pPr>
        <w:rPr>
          <w:lang w:val="en-US"/>
        </w:rPr>
      </w:pPr>
    </w:p>
    <w:p w14:paraId="778BB381" w14:textId="77777777" w:rsidR="00F770AE" w:rsidRPr="00EC7010" w:rsidRDefault="00F770AE">
      <w:pPr>
        <w:rPr>
          <w:lang w:val="en-US"/>
        </w:rPr>
      </w:pPr>
    </w:p>
    <w:p w14:paraId="08F750E4" w14:textId="085EB7EE" w:rsidR="00014CB3" w:rsidRPr="00EC7010" w:rsidRDefault="00014CB3" w:rsidP="00287E86">
      <w:pPr>
        <w:pStyle w:val="Heading2"/>
      </w:pPr>
      <w:r w:rsidRPr="00EC7010">
        <w:t>Introduction to ORCHESTRA</w:t>
      </w:r>
    </w:p>
    <w:p w14:paraId="34C2D45E" w14:textId="72685B03" w:rsidR="00014CB3" w:rsidRPr="00EC7010" w:rsidRDefault="00014CB3" w:rsidP="00EF68DC">
      <w:pPr>
        <w:rPr>
          <w:lang w:val="en-US"/>
        </w:rPr>
      </w:pPr>
      <w:r w:rsidRPr="00EC7010">
        <w:rPr>
          <w:lang w:val="en-US"/>
        </w:rPr>
        <w:t>ORCHESTRA (</w:t>
      </w:r>
      <w:r w:rsidRPr="00EC7010">
        <w:rPr>
          <w:b/>
          <w:bCs/>
          <w:lang w:val="en-US"/>
        </w:rPr>
        <w:t>O</w:t>
      </w:r>
      <w:r w:rsidRPr="00EC7010">
        <w:rPr>
          <w:lang w:val="en-US"/>
        </w:rPr>
        <w:t xml:space="preserve">bject </w:t>
      </w:r>
      <w:r w:rsidRPr="00EC7010">
        <w:rPr>
          <w:b/>
          <w:bCs/>
          <w:lang w:val="en-US"/>
        </w:rPr>
        <w:t>R</w:t>
      </w:r>
      <w:r w:rsidRPr="00EC7010">
        <w:rPr>
          <w:lang w:val="en-US"/>
        </w:rPr>
        <w:t xml:space="preserve">epresenting </w:t>
      </w:r>
      <w:proofErr w:type="spellStart"/>
      <w:r w:rsidRPr="00EC7010">
        <w:rPr>
          <w:b/>
          <w:bCs/>
          <w:lang w:val="en-US"/>
        </w:rPr>
        <w:t>CHE</w:t>
      </w:r>
      <w:r w:rsidRPr="00EC7010">
        <w:rPr>
          <w:lang w:val="en-US"/>
        </w:rPr>
        <w:t>mical</w:t>
      </w:r>
      <w:proofErr w:type="spellEnd"/>
      <w:r w:rsidRPr="00EC7010">
        <w:rPr>
          <w:lang w:val="en-US"/>
        </w:rPr>
        <w:t xml:space="preserve"> </w:t>
      </w:r>
      <w:r w:rsidRPr="00EC7010">
        <w:rPr>
          <w:b/>
          <w:bCs/>
          <w:lang w:val="en-US"/>
        </w:rPr>
        <w:t>S</w:t>
      </w:r>
      <w:r w:rsidRPr="00EC7010">
        <w:rPr>
          <w:lang w:val="en-US"/>
        </w:rPr>
        <w:t xml:space="preserve">peciation and </w:t>
      </w:r>
      <w:proofErr w:type="spellStart"/>
      <w:r w:rsidRPr="00EC7010">
        <w:rPr>
          <w:b/>
          <w:bCs/>
          <w:lang w:val="en-US"/>
        </w:rPr>
        <w:t>TRA</w:t>
      </w:r>
      <w:r w:rsidRPr="00EC7010">
        <w:rPr>
          <w:lang w:val="en-US"/>
        </w:rPr>
        <w:t>nsport</w:t>
      </w:r>
      <w:proofErr w:type="spellEnd"/>
      <w:r w:rsidRPr="00EC7010">
        <w:rPr>
          <w:lang w:val="en-US"/>
        </w:rPr>
        <w:t xml:space="preserve">) is a chemical equilibrium model developed in the early 2000's to be a valid replacement </w:t>
      </w:r>
      <w:r w:rsidR="00C60A8D">
        <w:rPr>
          <w:lang w:val="en-US"/>
        </w:rPr>
        <w:t>for</w:t>
      </w:r>
      <w:r w:rsidRPr="00EC7010">
        <w:rPr>
          <w:lang w:val="en-US"/>
        </w:rPr>
        <w:t xml:space="preserve"> other available software (</w:t>
      </w:r>
      <w:proofErr w:type="spellStart"/>
      <w:r w:rsidRPr="00EC7010">
        <w:rPr>
          <w:lang w:val="en-US"/>
        </w:rPr>
        <w:t>Meeussen</w:t>
      </w:r>
      <w:proofErr w:type="spellEnd"/>
      <w:r w:rsidRPr="00EC7010">
        <w:rPr>
          <w:lang w:val="en-US"/>
        </w:rPr>
        <w:t xml:space="preserve">, 2003). It must be noted, however, that the more conventional chemical equilibrium software (e.g. MINTEQA2, PHREEQC, MINEQL and ECOSAT) are already very powerful. These programs work by selecting a set of chemical reactions and their reaction constants, followed by a correct calculation of the chemical speciation. However, the problem arises with the general structure regarding such software. While the user can select a set of chemical components, the reactions related to those components are already pre-defined within the source code. Although this allows for a user-friendly experience, it also poses little transparency and flexibility. For example, if one would desire to change or add model definitions (e.g. exclude chemical equilibrium reactions from the calculation), this would require changing and recompiling the source code. For this, the source code </w:t>
      </w:r>
      <w:proofErr w:type="gramStart"/>
      <w:r w:rsidRPr="00EC7010">
        <w:rPr>
          <w:lang w:val="en-US"/>
        </w:rPr>
        <w:t>must</w:t>
      </w:r>
      <w:proofErr w:type="gramEnd"/>
      <w:r w:rsidRPr="00EC7010">
        <w:rPr>
          <w:lang w:val="en-US"/>
        </w:rPr>
        <w:t xml:space="preserve"> available in the first place and even if this is the case, recompiling may take up a significant amount of time as the source code files may be very large.</w:t>
      </w:r>
    </w:p>
    <w:p w14:paraId="7858E2EF" w14:textId="2FD563E5" w:rsidR="00014CB3" w:rsidRPr="00EC7010" w:rsidRDefault="00014CB3" w:rsidP="00F770AE">
      <w:pPr>
        <w:jc w:val="both"/>
        <w:rPr>
          <w:lang w:val="en-US"/>
        </w:rPr>
      </w:pPr>
      <w:r w:rsidRPr="00EC7010">
        <w:rPr>
          <w:lang w:val="en-US"/>
        </w:rPr>
        <w:tab/>
        <w:t xml:space="preserve">This is the main reason why ORCHESTRA was created. With ORCHESTRA, the model definitions (e.g. chemical reactions, kinetics, general conditions) are defined in an input file. The calculation is done in a separate kernel that uses this input file. This means that the calculation kernel (or source code) does not contain any chemical information in itself and only acts as a calculator object. By structuring the software this way, changing model definitions does not require </w:t>
      </w:r>
      <w:r w:rsidR="00C60A8D">
        <w:rPr>
          <w:lang w:val="en-US"/>
        </w:rPr>
        <w:t>changing</w:t>
      </w:r>
      <w:r w:rsidRPr="00EC7010">
        <w:rPr>
          <w:lang w:val="en-US"/>
        </w:rPr>
        <w:t xml:space="preserve"> and recompile the source code. This allows the user to quickly select the reactions that the solver should include for calculating chemical equilibrium. The user can thereby exclude reactions that are described kinetically from those partaking in chemical equilibrium. Separating the model definitions from the source code also means that the calculation kernel is extremely small and, because of that, very efficient.</w:t>
      </w:r>
    </w:p>
    <w:p w14:paraId="44DFCAA0" w14:textId="02E042B6" w:rsidR="00014CB3" w:rsidRPr="00EC7010" w:rsidRDefault="00014CB3" w:rsidP="00F770AE">
      <w:pPr>
        <w:jc w:val="both"/>
        <w:rPr>
          <w:lang w:val="en-US"/>
        </w:rPr>
      </w:pPr>
      <w:r w:rsidRPr="00EC7010">
        <w:rPr>
          <w:lang w:val="en-US"/>
        </w:rPr>
        <w:tab/>
        <w:t xml:space="preserve">Although the calculator in itself is less complex and more flexible compared to the other equilibrium models, the difficulty with ORCHESTRA lies in correctly defining the chemical input file. To counteract the loss </w:t>
      </w:r>
      <w:r w:rsidR="00C60A8D">
        <w:rPr>
          <w:lang w:val="en-US"/>
        </w:rPr>
        <w:t>of</w:t>
      </w:r>
      <w:r w:rsidRPr="00EC7010">
        <w:rPr>
          <w:lang w:val="en-US"/>
        </w:rPr>
        <w:t xml:space="preserve"> a user-friendly experience, a graphical </w:t>
      </w:r>
      <w:r w:rsidR="00C60A8D">
        <w:rPr>
          <w:lang w:val="en-US"/>
        </w:rPr>
        <w:t>user interface</w:t>
      </w:r>
      <w:r w:rsidRPr="00EC7010">
        <w:rPr>
          <w:lang w:val="en-US"/>
        </w:rPr>
        <w:t xml:space="preserve"> (GUI) is developed to interactively set up the input file. The GUI can be downloaded from </w:t>
      </w:r>
      <w:hyperlink r:id="rId9" w:history="1">
        <w:r w:rsidRPr="00EC7010">
          <w:rPr>
            <w:rStyle w:val="Hyperlink"/>
            <w:lang w:val="en-US"/>
          </w:rPr>
          <w:t>http://orchestra.meeussen.nl</w:t>
        </w:r>
      </w:hyperlink>
      <w:r w:rsidRPr="00EC7010">
        <w:rPr>
          <w:lang w:val="en-US"/>
        </w:rPr>
        <w:t xml:space="preserve">. The </w:t>
      </w:r>
      <w:r w:rsidR="00C60A8D">
        <w:rPr>
          <w:lang w:val="en-US"/>
        </w:rPr>
        <w:t>user interface</w:t>
      </w:r>
      <w:r w:rsidRPr="00EC7010">
        <w:rPr>
          <w:lang w:val="en-US"/>
        </w:rPr>
        <w:t xml:space="preserve"> comes standard with the ORCHESTRA-ready database for PHREEQC and various adsorption models. If needed, the user can create its own database with user-defined reactions.</w:t>
      </w:r>
    </w:p>
    <w:p w14:paraId="4BCA91F5" w14:textId="354E52C0" w:rsidR="00F770AE" w:rsidRPr="00EC7010" w:rsidRDefault="00F770AE" w:rsidP="00F770AE">
      <w:pPr>
        <w:jc w:val="both"/>
        <w:rPr>
          <w:lang w:val="en-US"/>
        </w:rPr>
      </w:pPr>
    </w:p>
    <w:p w14:paraId="18C95510" w14:textId="7ED0FAF6" w:rsidR="00F770AE" w:rsidRPr="00EC7010" w:rsidRDefault="00F770AE" w:rsidP="00F770AE">
      <w:pPr>
        <w:jc w:val="both"/>
        <w:rPr>
          <w:lang w:val="en-US"/>
        </w:rPr>
      </w:pPr>
    </w:p>
    <w:p w14:paraId="32389964" w14:textId="40616C11" w:rsidR="00F770AE" w:rsidRPr="00EC7010" w:rsidRDefault="00F770AE" w:rsidP="00F770AE">
      <w:pPr>
        <w:jc w:val="both"/>
        <w:rPr>
          <w:lang w:val="en-US"/>
        </w:rPr>
      </w:pPr>
    </w:p>
    <w:p w14:paraId="747BA0BD" w14:textId="75C20F18" w:rsidR="00F770AE" w:rsidRPr="00EC7010" w:rsidRDefault="00F770AE" w:rsidP="00287E86">
      <w:pPr>
        <w:pStyle w:val="Heading2"/>
      </w:pPr>
      <w:r w:rsidRPr="00EC7010">
        <w:t>Using ORCHESTRA in Python</w:t>
      </w:r>
      <w:r w:rsidR="00EA7C65" w:rsidRPr="00EC7010">
        <w:t>: why?</w:t>
      </w:r>
    </w:p>
    <w:p w14:paraId="0CB71770" w14:textId="456369B0" w:rsidR="00F770AE" w:rsidRPr="00EC7010" w:rsidRDefault="00F770AE" w:rsidP="00A55251">
      <w:pPr>
        <w:jc w:val="both"/>
        <w:rPr>
          <w:rFonts w:eastAsiaTheme="minorEastAsia"/>
          <w:lang w:val="en-US"/>
        </w:rPr>
      </w:pPr>
      <w:r w:rsidRPr="00EC7010">
        <w:rPr>
          <w:lang w:val="en-US"/>
        </w:rPr>
        <w:t>As ORCHESTRA allows the user to exclude reactions</w:t>
      </w:r>
      <w:r w:rsidR="0022095D" w:rsidRPr="00EC7010">
        <w:rPr>
          <w:lang w:val="en-US"/>
        </w:rPr>
        <w:t xml:space="preserve"> from the chemical equilibrium solver, ORCHESTRA is very useful when combined with kinetic solvers. Kinetic solvers are used to monitor the </w:t>
      </w:r>
      <w:r w:rsidR="008E329A" w:rsidRPr="00EC7010">
        <w:rPr>
          <w:lang w:val="en-US"/>
        </w:rPr>
        <w:t xml:space="preserve">state of the system by keeping track of the reactants and products for a given reaction. A simple example is the dissolution of (e.g.) calcite, where the dissolution rate is described by a maximum rate and various inhibiting factors for different conditions (e.g. pH, liquid </w:t>
      </w:r>
      <w:proofErr w:type="gramStart"/>
      <w:r w:rsidR="008E329A" w:rsidRPr="00EC7010">
        <w:rPr>
          <w:lang w:val="en-US"/>
        </w:rPr>
        <w:t>composition</w:t>
      </w:r>
      <w:proofErr w:type="gramEnd"/>
      <w:r w:rsidR="008E329A" w:rsidRPr="00EC7010">
        <w:rPr>
          <w:lang w:val="en-US"/>
        </w:rPr>
        <w:t xml:space="preserve"> and available minerals). </w:t>
      </w:r>
      <w:r w:rsidR="0010672A" w:rsidRPr="00EC7010">
        <w:rPr>
          <w:lang w:val="en-US"/>
        </w:rPr>
        <w:t xml:space="preserve">While the dissolution of calcite is described kinetically, other reactions (e.g. equilibrium between </w:t>
      </w:r>
      <m:oMath>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m:t>
            </m:r>
          </m:sup>
        </m:sSup>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2</m:t>
            </m:r>
          </m:sub>
        </m:sSub>
        <m:r>
          <w:rPr>
            <w:rFonts w:ascii="Cambria Math" w:hAnsi="Cambria Math"/>
            <w:lang w:val="en-US"/>
          </w:rPr>
          <m:t>C</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3</m:t>
            </m:r>
          </m:sub>
        </m:sSub>
      </m:oMath>
      <w:r w:rsidR="0010672A" w:rsidRPr="00EC7010">
        <w:rPr>
          <w:rFonts w:eastAsiaTheme="minorEastAsia"/>
          <w:lang w:val="en-US"/>
        </w:rPr>
        <w:t>) can be treated as instantaneous. In other words: they are not described kinetically but their relation can be calculated using ORCHESTRA. Below is an illustrative scheme on how this relation between a kinetic solver and ORCHESTRA works.</w:t>
      </w:r>
      <w:r w:rsidR="00425F69" w:rsidRPr="00EC7010">
        <w:rPr>
          <w:rFonts w:eastAsiaTheme="minorEastAsia"/>
          <w:lang w:val="en-US"/>
        </w:rPr>
        <w:t xml:space="preserve"> </w:t>
      </w:r>
    </w:p>
    <w:p w14:paraId="4F1C84EA" w14:textId="1815F318" w:rsidR="00EA7C65" w:rsidRPr="00EC7010" w:rsidRDefault="00EA7C65" w:rsidP="00EA7C65">
      <w:pPr>
        <w:jc w:val="center"/>
        <w:rPr>
          <w:rFonts w:eastAsiaTheme="minorEastAsia"/>
          <w:lang w:val="en-US"/>
        </w:rPr>
      </w:pPr>
      <w:commentRangeStart w:id="0"/>
      <w:r w:rsidRPr="00EC7010">
        <w:rPr>
          <w:rFonts w:eastAsiaTheme="minorEastAsia"/>
          <w:noProof/>
          <w:lang w:eastAsia="en-GB"/>
        </w:rPr>
        <w:lastRenderedPageBreak/>
        <w:drawing>
          <wp:inline distT="0" distB="0" distL="0" distR="0" wp14:anchorId="1D1BA6AE" wp14:editId="78DE5E15">
            <wp:extent cx="2735705" cy="2365327"/>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0"/>
                    <a:stretch>
                      <a:fillRect/>
                    </a:stretch>
                  </pic:blipFill>
                  <pic:spPr>
                    <a:xfrm>
                      <a:off x="0" y="0"/>
                      <a:ext cx="2767697" cy="2392988"/>
                    </a:xfrm>
                    <a:prstGeom prst="rect">
                      <a:avLst/>
                    </a:prstGeom>
                  </pic:spPr>
                </pic:pic>
              </a:graphicData>
            </a:graphic>
          </wp:inline>
        </w:drawing>
      </w:r>
      <w:commentRangeEnd w:id="0"/>
      <w:r w:rsidR="0082024F" w:rsidRPr="00EC7010">
        <w:rPr>
          <w:rStyle w:val="CommentReference"/>
        </w:rPr>
        <w:commentReference w:id="0"/>
      </w:r>
    </w:p>
    <w:p w14:paraId="66787CDD" w14:textId="2A718A34" w:rsidR="00425F69" w:rsidRPr="00EC7010" w:rsidRDefault="00425F69" w:rsidP="00A55251">
      <w:pPr>
        <w:jc w:val="both"/>
        <w:rPr>
          <w:rFonts w:eastAsiaTheme="minorEastAsia"/>
          <w:lang w:val="en-US"/>
        </w:rPr>
      </w:pPr>
      <w:r w:rsidRPr="00EC7010">
        <w:rPr>
          <w:rFonts w:eastAsiaTheme="minorEastAsia"/>
          <w:lang w:val="en-US"/>
        </w:rPr>
        <w:tab/>
        <w:t xml:space="preserve">The illustration describes the </w:t>
      </w:r>
      <w:r w:rsidR="00EF3078" w:rsidRPr="00EC7010">
        <w:rPr>
          <w:rFonts w:eastAsiaTheme="minorEastAsia"/>
          <w:lang w:val="en-US"/>
        </w:rPr>
        <w:t xml:space="preserve">effects of </w:t>
      </w:r>
      <w:r w:rsidRPr="00EC7010">
        <w:rPr>
          <w:rFonts w:eastAsiaTheme="minorEastAsia"/>
          <w:lang w:val="en-US"/>
        </w:rPr>
        <w:t xml:space="preserve">calcite dissolution/precipitation. </w:t>
      </w:r>
      <w:r w:rsidR="00EF3078" w:rsidRPr="00EC7010">
        <w:rPr>
          <w:rFonts w:eastAsiaTheme="minorEastAsia"/>
          <w:lang w:val="en-US"/>
        </w:rPr>
        <w:t xml:space="preserve">Upon dissolution, the bulk composition of the liquid phase increases with </w:t>
      </w:r>
      <m:oMath>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O</m:t>
            </m:r>
          </m:e>
          <m:sub>
            <m:r>
              <w:rPr>
                <w:rFonts w:ascii="Cambria Math" w:eastAsiaTheme="minorEastAsia" w:hAnsi="Cambria Math"/>
                <w:lang w:val="en-US"/>
              </w:rPr>
              <m:t>3</m:t>
            </m:r>
          </m:sub>
          <m:sup>
            <m:r>
              <w:rPr>
                <w:rFonts w:ascii="Cambria Math" w:eastAsiaTheme="minorEastAsia" w:hAnsi="Cambria Math"/>
                <w:lang w:val="en-US"/>
              </w:rPr>
              <m:t>-2</m:t>
            </m:r>
          </m:sup>
        </m:sSubSup>
      </m:oMath>
      <w:r w:rsidR="00EF3078" w:rsidRPr="00EC7010">
        <w:rPr>
          <w:rFonts w:eastAsiaTheme="minorEastAsia"/>
          <w:lang w:val="en-US"/>
        </w:rPr>
        <w:t xml:space="preserve"> and </w:t>
      </w:r>
      <m:oMath>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m:t>
            </m:r>
          </m:sup>
        </m:sSup>
      </m:oMath>
      <w:r w:rsidR="00EF3078" w:rsidRPr="00EC7010">
        <w:rPr>
          <w:rFonts w:eastAsiaTheme="minorEastAsia"/>
          <w:lang w:val="en-US"/>
        </w:rPr>
        <w:t xml:space="preserve">. On the other hand, precipitation ‘extracts’ </w:t>
      </w:r>
      <m:oMath>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O</m:t>
            </m:r>
          </m:e>
          <m:sub>
            <m:r>
              <w:rPr>
                <w:rFonts w:ascii="Cambria Math" w:eastAsiaTheme="minorEastAsia" w:hAnsi="Cambria Math"/>
                <w:lang w:val="en-US"/>
              </w:rPr>
              <m:t>3</m:t>
            </m:r>
          </m:sub>
          <m:sup>
            <m:r>
              <w:rPr>
                <w:rFonts w:ascii="Cambria Math" w:eastAsiaTheme="minorEastAsia" w:hAnsi="Cambria Math"/>
                <w:lang w:val="en-US"/>
              </w:rPr>
              <m:t>-2</m:t>
            </m:r>
          </m:sup>
        </m:sSubSup>
      </m:oMath>
      <w:r w:rsidR="00EF3078" w:rsidRPr="00EC7010">
        <w:rPr>
          <w:rFonts w:eastAsiaTheme="minorEastAsia"/>
          <w:lang w:val="en-US"/>
        </w:rPr>
        <w:t xml:space="preserve"> and </w:t>
      </w:r>
      <m:oMath>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sidR="00EF3078" w:rsidRPr="00EC7010">
        <w:rPr>
          <w:rFonts w:eastAsiaTheme="minorEastAsia"/>
          <w:lang w:val="en-US"/>
        </w:rPr>
        <w:t xml:space="preserve"> from the liquid system to form calcite. The kinetic solver </w:t>
      </w:r>
      <w:r w:rsidR="00EA7C65" w:rsidRPr="00EC7010">
        <w:rPr>
          <w:rFonts w:eastAsiaTheme="minorEastAsia"/>
          <w:lang w:val="en-US"/>
        </w:rPr>
        <w:t>(</w:t>
      </w:r>
      <w:r w:rsidR="00EA7C65" w:rsidRPr="00EC7010">
        <w:rPr>
          <w:rFonts w:eastAsiaTheme="minorEastAsia"/>
          <w:b/>
          <w:bCs/>
          <w:lang w:val="en-US"/>
        </w:rPr>
        <w:t>in Python</w:t>
      </w:r>
      <w:r w:rsidR="00EA7C65" w:rsidRPr="00EC7010">
        <w:rPr>
          <w:rFonts w:eastAsiaTheme="minorEastAsia"/>
          <w:lang w:val="en-US"/>
        </w:rPr>
        <w:t>)</w:t>
      </w:r>
      <w:ins w:id="1" w:author="Cristhian Andrade Corona" w:date="2022-08-03T09:51:00Z">
        <w:r w:rsidR="0082024F" w:rsidRPr="00EC7010">
          <w:rPr>
            <w:rFonts w:eastAsiaTheme="minorEastAsia"/>
            <w:lang w:val="en-US"/>
          </w:rPr>
          <w:t xml:space="preserve"> </w:t>
        </w:r>
        <w:del w:id="2" w:author="guido de Zeeuw" w:date="2022-08-21T11:28:00Z">
          <w:r w:rsidR="0082024F" w:rsidRPr="00EC7010" w:rsidDel="007D15EF">
            <w:rPr>
              <w:rFonts w:eastAsiaTheme="minorEastAsia"/>
              <w:lang w:val="en-US"/>
            </w:rPr>
            <w:delText>might</w:delText>
          </w:r>
        </w:del>
      </w:ins>
      <w:ins w:id="3" w:author="guido de Zeeuw" w:date="2022-08-21T11:28:00Z">
        <w:r w:rsidR="007D15EF" w:rsidRPr="00EC7010">
          <w:rPr>
            <w:rFonts w:eastAsiaTheme="minorEastAsia"/>
            <w:lang w:val="en-US"/>
          </w:rPr>
          <w:t>therefore</w:t>
        </w:r>
      </w:ins>
      <w:ins w:id="4" w:author="Cristhian Andrade Corona" w:date="2022-08-03T09:51:00Z">
        <w:r w:rsidR="0082024F" w:rsidRPr="00EC7010">
          <w:rPr>
            <w:rFonts w:eastAsiaTheme="minorEastAsia"/>
            <w:lang w:val="en-US"/>
          </w:rPr>
          <w:t xml:space="preserve"> </w:t>
        </w:r>
      </w:ins>
      <w:r w:rsidR="00EA7C65" w:rsidRPr="00EC7010">
        <w:rPr>
          <w:rFonts w:eastAsiaTheme="minorEastAsia"/>
          <w:lang w:val="en-US"/>
        </w:rPr>
        <w:t xml:space="preserve"> </w:t>
      </w:r>
      <w:del w:id="5" w:author="Cristhian Andrade Corona" w:date="2022-08-03T09:52:00Z">
        <w:r w:rsidR="00EF3078" w:rsidRPr="00EC7010" w:rsidDel="0082024F">
          <w:rPr>
            <w:rFonts w:eastAsiaTheme="minorEastAsia"/>
            <w:lang w:val="en-US"/>
          </w:rPr>
          <w:delText xml:space="preserve">therefore </w:delText>
        </w:r>
      </w:del>
      <w:r w:rsidR="00EF3078" w:rsidRPr="00EC7010">
        <w:rPr>
          <w:rFonts w:eastAsiaTheme="minorEastAsia"/>
          <w:lang w:val="en-US"/>
        </w:rPr>
        <w:t xml:space="preserve">monitors the </w:t>
      </w:r>
      <w:r w:rsidR="00EF3078" w:rsidRPr="00EC7010">
        <w:rPr>
          <w:rFonts w:eastAsiaTheme="minorEastAsia"/>
          <w:i/>
          <w:iCs/>
          <w:lang w:val="en-US"/>
        </w:rPr>
        <w:t>changes</w:t>
      </w:r>
      <w:r w:rsidR="00EF3078" w:rsidRPr="00EC7010">
        <w:rPr>
          <w:rFonts w:eastAsiaTheme="minorEastAsia"/>
          <w:lang w:val="en-US"/>
        </w:rPr>
        <w:t xml:space="preserve"> in bulk composition of the liquid phase used to calculate chemical equilibrium</w:t>
      </w:r>
      <w:r w:rsidR="00EA7C65" w:rsidRPr="00EC7010">
        <w:rPr>
          <w:rFonts w:eastAsiaTheme="minorEastAsia"/>
          <w:lang w:val="en-US"/>
        </w:rPr>
        <w:t xml:space="preserve"> (</w:t>
      </w:r>
      <w:r w:rsidR="00EA7C65" w:rsidRPr="00EC7010">
        <w:rPr>
          <w:rFonts w:eastAsiaTheme="minorEastAsia"/>
          <w:b/>
          <w:bCs/>
          <w:lang w:val="en-US"/>
        </w:rPr>
        <w:t>in ORCHESTRA</w:t>
      </w:r>
      <w:r w:rsidR="00EA7C65" w:rsidRPr="00EC7010">
        <w:rPr>
          <w:rFonts w:eastAsiaTheme="minorEastAsia"/>
          <w:lang w:val="en-US"/>
        </w:rPr>
        <w:t>)</w:t>
      </w:r>
      <w:r w:rsidR="00EF3078" w:rsidRPr="00EC7010">
        <w:rPr>
          <w:rFonts w:eastAsiaTheme="minorEastAsia"/>
          <w:lang w:val="en-US"/>
        </w:rPr>
        <w:t>.</w:t>
      </w:r>
      <w:r w:rsidR="00EA7C65" w:rsidRPr="00EC7010">
        <w:rPr>
          <w:rFonts w:eastAsiaTheme="minorEastAsia"/>
          <w:lang w:val="en-US"/>
        </w:rPr>
        <w:t xml:space="preserve"> </w:t>
      </w:r>
    </w:p>
    <w:p w14:paraId="4E62E0D1" w14:textId="0E6C9C9F" w:rsidR="0010672A" w:rsidRPr="00EC7010" w:rsidRDefault="00A55251" w:rsidP="00A55251">
      <w:pPr>
        <w:jc w:val="both"/>
        <w:rPr>
          <w:rFonts w:eastAsiaTheme="minorEastAsia"/>
          <w:lang w:val="en-US"/>
        </w:rPr>
      </w:pPr>
      <w:r w:rsidRPr="00EC7010">
        <w:rPr>
          <w:rFonts w:eastAsiaTheme="minorEastAsia"/>
          <w:lang w:val="en-US"/>
        </w:rPr>
        <w:tab/>
        <w:t>This simple example directly shows the suitability of ORCHESTRA for this system. As the calcite dissolution/precipitation reaction is described kinetically, it must be excluded from the chemical equilibrium solution. As ORCHESTRA is input-based, the user only has to exclude the calcite formation from the chemical input file after which calcite dissolution/precipitation is no longer considered in the equilibrium calculation.</w:t>
      </w:r>
    </w:p>
    <w:p w14:paraId="32E1B827" w14:textId="77C128E5" w:rsidR="0010672A" w:rsidRPr="00EC7010" w:rsidRDefault="0010672A" w:rsidP="00F770AE">
      <w:pPr>
        <w:rPr>
          <w:lang w:val="en-US"/>
        </w:rPr>
      </w:pPr>
    </w:p>
    <w:p w14:paraId="0F0B48D2" w14:textId="46FFA2DD" w:rsidR="00A55251" w:rsidRPr="00EC7010" w:rsidRDefault="00287E86" w:rsidP="00F770AE">
      <w:pPr>
        <w:rPr>
          <w:lang w:val="en-US"/>
        </w:rPr>
      </w:pPr>
      <w:r w:rsidRPr="00EC7010">
        <w:rPr>
          <w:noProof/>
          <w:lang w:eastAsia="en-GB"/>
        </w:rPr>
        <mc:AlternateContent>
          <mc:Choice Requires="wps">
            <w:drawing>
              <wp:anchor distT="0" distB="0" distL="114300" distR="114300" simplePos="0" relativeHeight="251662336" behindDoc="1" locked="0" layoutInCell="1" allowOverlap="1" wp14:anchorId="5517BA19" wp14:editId="0A713517">
                <wp:simplePos x="0" y="0"/>
                <wp:positionH relativeFrom="column">
                  <wp:posOffset>-66831</wp:posOffset>
                </wp:positionH>
                <wp:positionV relativeFrom="paragraph">
                  <wp:posOffset>89639</wp:posOffset>
                </wp:positionV>
                <wp:extent cx="5875520" cy="1011212"/>
                <wp:effectExtent l="38100" t="38100" r="43180" b="43180"/>
                <wp:wrapNone/>
                <wp:docPr id="13" name="Rounded Rectangle 13"/>
                <wp:cNvGraphicFramePr/>
                <a:graphic xmlns:a="http://schemas.openxmlformats.org/drawingml/2006/main">
                  <a:graphicData uri="http://schemas.microsoft.com/office/word/2010/wordprocessingShape">
                    <wps:wsp>
                      <wps:cNvSpPr/>
                      <wps:spPr>
                        <a:xfrm>
                          <a:off x="0" y="0"/>
                          <a:ext cx="5875520" cy="1011212"/>
                        </a:xfrm>
                        <a:prstGeom prst="roundRect">
                          <a:avLst/>
                        </a:prstGeom>
                        <a:solidFill>
                          <a:srgbClr val="92D050"/>
                        </a:solidFill>
                        <a:ln w="762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EF18FA" id="Rounded Rectangle 13" o:spid="_x0000_s1026" style="position:absolute;margin-left:-5.25pt;margin-top:7.05pt;width:462.65pt;height:79.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" fillcolor="#92d050" strokecolor="#00b050" strokeweight="6pt">
                <v:stroke joinstyle="miter"/>
              </v:roundrect>
            </w:pict>
          </mc:Fallback>
        </mc:AlternateContent>
      </w:r>
    </w:p>
    <w:p w14:paraId="484ACEAE" w14:textId="0FAC8951" w:rsidR="00A55251" w:rsidRPr="00EC7010" w:rsidRDefault="00A55251" w:rsidP="005E51E9">
      <w:pPr>
        <w:pStyle w:val="NoSpacing"/>
        <w:rPr>
          <w:b/>
          <w:bCs/>
          <w:lang w:val="en-US"/>
        </w:rPr>
      </w:pPr>
      <w:r w:rsidRPr="00EC7010">
        <w:rPr>
          <w:b/>
          <w:bCs/>
          <w:lang w:val="en-US"/>
        </w:rPr>
        <w:t>Note!!</w:t>
      </w:r>
    </w:p>
    <w:p w14:paraId="51B5F402" w14:textId="5961499D" w:rsidR="00A55251" w:rsidRPr="00EC7010" w:rsidRDefault="00A55251" w:rsidP="005E51E9">
      <w:pPr>
        <w:pStyle w:val="NoSpacing"/>
        <w:rPr>
          <w:lang w:val="en-US"/>
        </w:rPr>
      </w:pPr>
      <w:r w:rsidRPr="00EC7010">
        <w:rPr>
          <w:lang w:val="en-US"/>
        </w:rPr>
        <w:t xml:space="preserve">Python is also a highly suitable tool for statistical analysis and managing large datasets. </w:t>
      </w:r>
      <w:r w:rsidR="00287E86" w:rsidRPr="00EC7010">
        <w:rPr>
          <w:lang w:val="en-US"/>
        </w:rPr>
        <w:t xml:space="preserve">Apart from the option to separate reaction kinetics from equilibrium calculations, the wrapper presents additional benefits of integrating the wide variety of functions and tools presented by Python (e.g. the plotting package matplotlib or data manipulation with </w:t>
      </w:r>
      <w:proofErr w:type="spellStart"/>
      <w:r w:rsidR="00287E86" w:rsidRPr="00EC7010">
        <w:rPr>
          <w:lang w:val="en-US"/>
        </w:rPr>
        <w:t>numpy</w:t>
      </w:r>
      <w:proofErr w:type="spellEnd"/>
      <w:r w:rsidR="00287E86" w:rsidRPr="00EC7010">
        <w:rPr>
          <w:lang w:val="en-US"/>
        </w:rPr>
        <w:t xml:space="preserve"> &amp; pandas.</w:t>
      </w:r>
    </w:p>
    <w:p w14:paraId="5B0D1B5D" w14:textId="284D509F" w:rsidR="00014CB3" w:rsidRPr="00EC7010" w:rsidRDefault="00014CB3">
      <w:pPr>
        <w:rPr>
          <w:lang w:val="en-US"/>
        </w:rPr>
      </w:pPr>
    </w:p>
    <w:p w14:paraId="432914DC" w14:textId="06547295" w:rsidR="00014CB3" w:rsidRPr="00EC7010" w:rsidRDefault="00014CB3">
      <w:pPr>
        <w:rPr>
          <w:lang w:val="en-US"/>
        </w:rPr>
      </w:pPr>
    </w:p>
    <w:p w14:paraId="43246826" w14:textId="4161261B" w:rsidR="00014CB3" w:rsidRPr="00EC7010" w:rsidRDefault="00014CB3">
      <w:pPr>
        <w:rPr>
          <w:lang w:val="en-US"/>
        </w:rPr>
      </w:pPr>
    </w:p>
    <w:p w14:paraId="77C069D5" w14:textId="2BA8FE60" w:rsidR="0010672A" w:rsidRPr="00EC7010" w:rsidRDefault="0010672A">
      <w:pPr>
        <w:rPr>
          <w:lang w:val="en-US"/>
        </w:rPr>
      </w:pPr>
    </w:p>
    <w:p w14:paraId="0D33753B" w14:textId="0A250F6F" w:rsidR="0010672A" w:rsidRPr="00EC7010" w:rsidRDefault="0010672A">
      <w:pPr>
        <w:rPr>
          <w:lang w:val="en-US"/>
        </w:rPr>
      </w:pPr>
    </w:p>
    <w:p w14:paraId="4ACDD53D" w14:textId="647582E5" w:rsidR="005E51E9" w:rsidRPr="00EC7010" w:rsidRDefault="005E51E9">
      <w:pPr>
        <w:rPr>
          <w:lang w:val="en-US"/>
        </w:rPr>
      </w:pPr>
      <w:r w:rsidRPr="00EC7010">
        <w:rPr>
          <w:lang w:val="en-US"/>
        </w:rPr>
        <w:br w:type="page"/>
      </w:r>
    </w:p>
    <w:p w14:paraId="4055FC9D" w14:textId="6FB0F29E" w:rsidR="00014CB3" w:rsidRPr="00EC7010" w:rsidRDefault="00014CB3" w:rsidP="00287E86">
      <w:pPr>
        <w:pStyle w:val="Heading1"/>
      </w:pPr>
      <w:r w:rsidRPr="00EC7010">
        <w:lastRenderedPageBreak/>
        <w:t>Installing the package</w:t>
      </w:r>
    </w:p>
    <w:p w14:paraId="72587D86" w14:textId="2CC40DE0" w:rsidR="00014CB3" w:rsidRPr="00EC7010" w:rsidRDefault="00014CB3">
      <w:pPr>
        <w:rPr>
          <w:lang w:val="en-US"/>
        </w:rPr>
      </w:pPr>
      <w:r w:rsidRPr="00EC7010">
        <w:rPr>
          <w:lang w:val="en-US"/>
        </w:rPr>
        <w:t xml:space="preserve">The ORCHESTRA package </w:t>
      </w:r>
      <w:commentRangeStart w:id="6"/>
      <w:del w:id="7" w:author="guido de Zeeuw" w:date="2022-08-21T11:28:00Z">
        <w:r w:rsidRPr="00EC7010" w:rsidDel="007D15EF">
          <w:rPr>
            <w:lang w:val="en-US"/>
          </w:rPr>
          <w:delText>is</w:delText>
        </w:r>
        <w:commentRangeEnd w:id="6"/>
        <w:r w:rsidR="0082024F" w:rsidRPr="00EC7010" w:rsidDel="007D15EF">
          <w:rPr>
            <w:rStyle w:val="CommentReference"/>
          </w:rPr>
          <w:commentReference w:id="6"/>
        </w:r>
        <w:r w:rsidRPr="00EC7010" w:rsidDel="007D15EF">
          <w:rPr>
            <w:lang w:val="en-US"/>
          </w:rPr>
          <w:delText xml:space="preserve"> </w:delText>
        </w:r>
      </w:del>
      <w:ins w:id="8" w:author="guido de Zeeuw" w:date="2022-08-21T11:28:00Z">
        <w:r w:rsidR="007D15EF" w:rsidRPr="00EC7010">
          <w:rPr>
            <w:lang w:val="en-US"/>
          </w:rPr>
          <w:t xml:space="preserve">was </w:t>
        </w:r>
      </w:ins>
      <w:r w:rsidRPr="00EC7010">
        <w:rPr>
          <w:lang w:val="en-US"/>
        </w:rPr>
        <w:t>written in both Java (original) and C++ (recently); the C++ version is based on Java, following the same coding structure. The binding package will be based on the C++ version, as Python is originally written in C++.</w:t>
      </w:r>
    </w:p>
    <w:p w14:paraId="0C4B9AB5" w14:textId="7A4AA9FD" w:rsidR="00014CB3" w:rsidRPr="00EC7010" w:rsidRDefault="00014CB3">
      <w:pPr>
        <w:rPr>
          <w:lang w:val="en-US"/>
        </w:rPr>
      </w:pPr>
    </w:p>
    <w:p w14:paraId="1D684021" w14:textId="6961AAD6" w:rsidR="00014CB3" w:rsidRPr="00EC7010" w:rsidRDefault="00014CB3" w:rsidP="00287E86">
      <w:pPr>
        <w:pStyle w:val="Heading2"/>
      </w:pPr>
      <w:r w:rsidRPr="00EC7010">
        <w:t>Setting up requirements</w:t>
      </w:r>
    </w:p>
    <w:p w14:paraId="1A8786A7" w14:textId="77777777" w:rsidR="00014CB3" w:rsidRPr="00EC7010" w:rsidRDefault="00014CB3" w:rsidP="00014CB3">
      <w:pPr>
        <w:rPr>
          <w:lang w:val="en-US"/>
        </w:rPr>
      </w:pPr>
      <w:r w:rsidRPr="00EC7010">
        <w:rPr>
          <w:b/>
          <w:bCs/>
          <w:lang w:val="en-US"/>
        </w:rPr>
        <w:t>Windows:</w:t>
      </w:r>
    </w:p>
    <w:p w14:paraId="5C458524" w14:textId="7A301680" w:rsidR="00014CB3" w:rsidRPr="00EC7010" w:rsidRDefault="00014CB3" w:rsidP="00014CB3">
      <w:pPr>
        <w:pStyle w:val="ListParagraph"/>
        <w:numPr>
          <w:ilvl w:val="0"/>
          <w:numId w:val="1"/>
        </w:numPr>
        <w:spacing w:after="0" w:line="240" w:lineRule="auto"/>
        <w:rPr>
          <w:sz w:val="20"/>
          <w:szCs w:val="20"/>
        </w:rPr>
      </w:pPr>
      <w:r w:rsidRPr="00EC7010">
        <w:rPr>
          <w:sz w:val="20"/>
          <w:szCs w:val="20"/>
        </w:rPr>
        <w:t xml:space="preserve">Install the latest Python version (from </w:t>
      </w:r>
      <w:hyperlink r:id="rId14" w:history="1">
        <w:r w:rsidRPr="00EC7010">
          <w:rPr>
            <w:rStyle w:val="Hyperlink"/>
            <w:sz w:val="20"/>
            <w:szCs w:val="20"/>
          </w:rPr>
          <w:t>https://www.python.org/downloads/</w:t>
        </w:r>
      </w:hyperlink>
      <w:r w:rsidRPr="00EC7010">
        <w:rPr>
          <w:sz w:val="20"/>
          <w:szCs w:val="20"/>
        </w:rPr>
        <w:t xml:space="preserve"> or using a virtual environment, e.g. Anaconda).</w:t>
      </w:r>
    </w:p>
    <w:p w14:paraId="77C5FC24" w14:textId="4C95FC65" w:rsidR="00014CB3" w:rsidRPr="00EC7010" w:rsidRDefault="00014CB3" w:rsidP="00014CB3">
      <w:pPr>
        <w:pStyle w:val="ListParagraph"/>
        <w:numPr>
          <w:ilvl w:val="0"/>
          <w:numId w:val="1"/>
        </w:numPr>
        <w:spacing w:after="0" w:line="240" w:lineRule="auto"/>
        <w:rPr>
          <w:sz w:val="20"/>
          <w:szCs w:val="20"/>
        </w:rPr>
      </w:pPr>
      <w:r w:rsidRPr="00EC7010">
        <w:rPr>
          <w:sz w:val="20"/>
          <w:szCs w:val="20"/>
        </w:rPr>
        <w:t xml:space="preserve">Download and install the Build Tools for Visual Studio 2022 (to allow the computer to run C++ code): </w:t>
      </w:r>
      <w:hyperlink r:id="rId15" w:history="1">
        <w:r w:rsidRPr="00EC7010">
          <w:rPr>
            <w:rStyle w:val="Hyperlink"/>
            <w:sz w:val="20"/>
            <w:szCs w:val="20"/>
          </w:rPr>
          <w:t>https://visualstudio.microsoft.com/downloads/?q=build+tools</w:t>
        </w:r>
      </w:hyperlink>
      <w:r w:rsidRPr="00EC7010">
        <w:rPr>
          <w:sz w:val="20"/>
          <w:szCs w:val="20"/>
        </w:rPr>
        <w:t xml:space="preserve"> (at the bottom of the page). When the installer is finished, open the visual studio code installer. Navigate to ‘modify’ and check the C++ build tools box. Make sure the following boxes are checked:</w:t>
      </w:r>
    </w:p>
    <w:p w14:paraId="0166D63C" w14:textId="77777777" w:rsidR="00014CB3" w:rsidRPr="00EC7010" w:rsidRDefault="00014CB3" w:rsidP="00014CB3">
      <w:pPr>
        <w:pStyle w:val="ListParagraph"/>
        <w:numPr>
          <w:ilvl w:val="1"/>
          <w:numId w:val="1"/>
        </w:numPr>
        <w:spacing w:after="0" w:line="240" w:lineRule="auto"/>
        <w:rPr>
          <w:sz w:val="20"/>
          <w:szCs w:val="20"/>
        </w:rPr>
      </w:pPr>
      <w:r w:rsidRPr="00EC7010">
        <w:rPr>
          <w:sz w:val="20"/>
          <w:szCs w:val="20"/>
        </w:rPr>
        <w:t>MSVC v142 – VS 2019 C++ x64/x86 build tools (v14…</w:t>
      </w:r>
    </w:p>
    <w:p w14:paraId="613577AA" w14:textId="77777777" w:rsidR="00014CB3" w:rsidRPr="00EC7010" w:rsidRDefault="00014CB3" w:rsidP="00014CB3">
      <w:pPr>
        <w:pStyle w:val="ListParagraph"/>
        <w:numPr>
          <w:ilvl w:val="1"/>
          <w:numId w:val="1"/>
        </w:numPr>
        <w:spacing w:after="0" w:line="240" w:lineRule="auto"/>
        <w:rPr>
          <w:sz w:val="20"/>
          <w:szCs w:val="20"/>
        </w:rPr>
      </w:pPr>
      <w:r w:rsidRPr="00EC7010">
        <w:rPr>
          <w:sz w:val="20"/>
          <w:szCs w:val="20"/>
        </w:rPr>
        <w:t>Windows 10 SDK (10.0.18362.0)</w:t>
      </w:r>
    </w:p>
    <w:p w14:paraId="5B3C939E" w14:textId="77777777" w:rsidR="00014CB3" w:rsidRPr="00EC7010" w:rsidRDefault="00014CB3" w:rsidP="00014CB3">
      <w:pPr>
        <w:pStyle w:val="ListParagraph"/>
        <w:numPr>
          <w:ilvl w:val="1"/>
          <w:numId w:val="1"/>
        </w:numPr>
        <w:spacing w:after="0" w:line="240" w:lineRule="auto"/>
        <w:rPr>
          <w:sz w:val="20"/>
          <w:szCs w:val="20"/>
        </w:rPr>
      </w:pPr>
      <w:r w:rsidRPr="00EC7010">
        <w:rPr>
          <w:sz w:val="20"/>
          <w:szCs w:val="20"/>
        </w:rPr>
        <w:t xml:space="preserve">C++ </w:t>
      </w:r>
      <w:proofErr w:type="spellStart"/>
      <w:r w:rsidRPr="00EC7010">
        <w:rPr>
          <w:sz w:val="20"/>
          <w:szCs w:val="20"/>
        </w:rPr>
        <w:t>CMake</w:t>
      </w:r>
      <w:proofErr w:type="spellEnd"/>
      <w:r w:rsidRPr="00EC7010">
        <w:rPr>
          <w:sz w:val="20"/>
          <w:szCs w:val="20"/>
        </w:rPr>
        <w:t xml:space="preserve"> tools for Windows</w:t>
      </w:r>
    </w:p>
    <w:p w14:paraId="3DF7F80E" w14:textId="77777777" w:rsidR="00014CB3" w:rsidRPr="00EC7010" w:rsidRDefault="00014CB3" w:rsidP="00014CB3">
      <w:pPr>
        <w:pStyle w:val="ListParagraph"/>
        <w:numPr>
          <w:ilvl w:val="1"/>
          <w:numId w:val="1"/>
        </w:numPr>
        <w:spacing w:after="0" w:line="240" w:lineRule="auto"/>
        <w:rPr>
          <w:sz w:val="20"/>
          <w:szCs w:val="20"/>
        </w:rPr>
      </w:pPr>
      <w:r w:rsidRPr="00EC7010">
        <w:rPr>
          <w:sz w:val="20"/>
          <w:szCs w:val="20"/>
        </w:rPr>
        <w:t>Testing tools core features – Build Tools</w:t>
      </w:r>
    </w:p>
    <w:p w14:paraId="6CF3FAE3" w14:textId="77777777" w:rsidR="00014CB3" w:rsidRPr="00EC7010" w:rsidRDefault="00014CB3" w:rsidP="00014CB3">
      <w:pPr>
        <w:pStyle w:val="ListParagraph"/>
        <w:numPr>
          <w:ilvl w:val="1"/>
          <w:numId w:val="1"/>
        </w:numPr>
        <w:spacing w:after="0" w:line="240" w:lineRule="auto"/>
        <w:rPr>
          <w:sz w:val="20"/>
          <w:szCs w:val="20"/>
        </w:rPr>
      </w:pPr>
      <w:r w:rsidRPr="00EC7010">
        <w:rPr>
          <w:sz w:val="20"/>
          <w:szCs w:val="20"/>
        </w:rPr>
        <w:t xml:space="preserve">C++ </w:t>
      </w:r>
      <w:proofErr w:type="spellStart"/>
      <w:r w:rsidRPr="00EC7010">
        <w:rPr>
          <w:sz w:val="20"/>
          <w:szCs w:val="20"/>
        </w:rPr>
        <w:t>AddressSanitizer</w:t>
      </w:r>
      <w:proofErr w:type="spellEnd"/>
      <w:r w:rsidRPr="00EC7010">
        <w:rPr>
          <w:sz w:val="20"/>
          <w:szCs w:val="20"/>
        </w:rPr>
        <w:t xml:space="preserve"> (Experimental)</w:t>
      </w:r>
    </w:p>
    <w:p w14:paraId="66ECD371" w14:textId="77777777" w:rsidR="00014CB3" w:rsidRPr="00EC7010" w:rsidRDefault="00014CB3" w:rsidP="00014CB3">
      <w:pPr>
        <w:pStyle w:val="ListParagraph"/>
        <w:rPr>
          <w:sz w:val="20"/>
          <w:szCs w:val="20"/>
        </w:rPr>
      </w:pPr>
      <w:r w:rsidRPr="00EC7010">
        <w:rPr>
          <w:sz w:val="20"/>
          <w:szCs w:val="20"/>
        </w:rPr>
        <w:t xml:space="preserve">Press </w:t>
      </w:r>
      <w:proofErr w:type="gramStart"/>
      <w:r w:rsidRPr="00EC7010">
        <w:rPr>
          <w:sz w:val="20"/>
          <w:szCs w:val="20"/>
        </w:rPr>
        <w:t>install</w:t>
      </w:r>
      <w:proofErr w:type="gramEnd"/>
      <w:r w:rsidRPr="00EC7010">
        <w:rPr>
          <w:sz w:val="20"/>
          <w:szCs w:val="20"/>
        </w:rPr>
        <w:t xml:space="preserve">. </w:t>
      </w:r>
      <w:r w:rsidRPr="00EC7010">
        <w:rPr>
          <w:b/>
          <w:bCs/>
          <w:sz w:val="20"/>
          <w:szCs w:val="20"/>
        </w:rPr>
        <w:t>To check:</w:t>
      </w:r>
      <w:r w:rsidRPr="00EC7010">
        <w:rPr>
          <w:sz w:val="20"/>
          <w:szCs w:val="20"/>
        </w:rPr>
        <w:t xml:space="preserve"> the install should take up roughly 6.8 gigabytes.</w:t>
      </w:r>
    </w:p>
    <w:tbl>
      <w:tblPr>
        <w:tblStyle w:val="TableGrid"/>
        <w:tblW w:w="0" w:type="auto"/>
        <w:tblInd w:w="720" w:type="dxa"/>
        <w:tblLook w:val="04A0" w:firstRow="1" w:lastRow="0" w:firstColumn="1" w:lastColumn="0" w:noHBand="0" w:noVBand="1"/>
      </w:tblPr>
      <w:tblGrid>
        <w:gridCol w:w="8296"/>
      </w:tblGrid>
      <w:tr w:rsidR="00014CB3" w:rsidRPr="00EC7010" w14:paraId="0B28E258" w14:textId="77777777" w:rsidTr="00287E86">
        <w:tc>
          <w:tcPr>
            <w:tcW w:w="8296" w:type="dxa"/>
          </w:tcPr>
          <w:p w14:paraId="4126DE3F" w14:textId="77777777" w:rsidR="00014CB3" w:rsidRPr="00EC7010" w:rsidRDefault="00014CB3" w:rsidP="004F67A7">
            <w:pPr>
              <w:pStyle w:val="ListParagraph"/>
              <w:ind w:left="0"/>
            </w:pPr>
            <w:r w:rsidRPr="00EC7010">
              <w:rPr>
                <w:noProof/>
                <w:lang w:val="en-GB" w:eastAsia="en-GB"/>
              </w:rPr>
              <mc:AlternateContent>
                <mc:Choice Requires="wps">
                  <w:drawing>
                    <wp:anchor distT="0" distB="0" distL="114300" distR="114300" simplePos="0" relativeHeight="251661312" behindDoc="0" locked="0" layoutInCell="1" allowOverlap="1" wp14:anchorId="4EC53B2A" wp14:editId="7F7B8CC0">
                      <wp:simplePos x="0" y="0"/>
                      <wp:positionH relativeFrom="column">
                        <wp:posOffset>3863336</wp:posOffset>
                      </wp:positionH>
                      <wp:positionV relativeFrom="paragraph">
                        <wp:posOffset>87145</wp:posOffset>
                      </wp:positionV>
                      <wp:extent cx="1152250" cy="221994"/>
                      <wp:effectExtent l="19050" t="19050" r="10160" b="26035"/>
                      <wp:wrapNone/>
                      <wp:docPr id="1" name="Rectangle 1"/>
                      <wp:cNvGraphicFramePr/>
                      <a:graphic xmlns:a="http://schemas.openxmlformats.org/drawingml/2006/main">
                        <a:graphicData uri="http://schemas.microsoft.com/office/word/2010/wordprocessingShape">
                          <wps:wsp>
                            <wps:cNvSpPr/>
                            <wps:spPr>
                              <a:xfrm>
                                <a:off x="0" y="0"/>
                                <a:ext cx="1152250" cy="22199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FF19A8" id="Rectangle 1" o:spid="_x0000_s1026" style="position:absolute;margin-left:304.2pt;margin-top:6.85pt;width:90.75pt;height:1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" filled="f" strokecolor="red" strokeweight="3pt"/>
                  </w:pict>
                </mc:Fallback>
              </mc:AlternateContent>
            </w:r>
            <w:r w:rsidRPr="00EC7010">
              <w:rPr>
                <w:noProof/>
                <w:lang w:val="en-GB" w:eastAsia="en-GB"/>
              </w:rPr>
              <w:drawing>
                <wp:inline distT="0" distB="0" distL="0" distR="0" wp14:anchorId="41D3A16E" wp14:editId="6EE4C037">
                  <wp:extent cx="5126983" cy="965640"/>
                  <wp:effectExtent l="0" t="0" r="0" b="6350"/>
                  <wp:docPr id="2" name="Picture 2"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rectangle&#10;&#10;Description automatically generated"/>
                          <pic:cNvPicPr/>
                        </pic:nvPicPr>
                        <pic:blipFill>
                          <a:blip r:embed="rId16"/>
                          <a:stretch>
                            <a:fillRect/>
                          </a:stretch>
                        </pic:blipFill>
                        <pic:spPr>
                          <a:xfrm>
                            <a:off x="0" y="0"/>
                            <a:ext cx="5250133" cy="988835"/>
                          </a:xfrm>
                          <a:prstGeom prst="rect">
                            <a:avLst/>
                          </a:prstGeom>
                        </pic:spPr>
                      </pic:pic>
                    </a:graphicData>
                  </a:graphic>
                </wp:inline>
              </w:drawing>
            </w:r>
          </w:p>
        </w:tc>
      </w:tr>
      <w:tr w:rsidR="00014CB3" w:rsidRPr="00EC7010" w14:paraId="5AA975E7" w14:textId="77777777" w:rsidTr="00287E86">
        <w:tc>
          <w:tcPr>
            <w:tcW w:w="8296" w:type="dxa"/>
          </w:tcPr>
          <w:p w14:paraId="3A7FFA13" w14:textId="77777777" w:rsidR="00014CB3" w:rsidRPr="00EC7010" w:rsidRDefault="00014CB3" w:rsidP="004F67A7">
            <w:pPr>
              <w:pStyle w:val="ListParagraph"/>
              <w:ind w:left="0"/>
              <w:rPr>
                <w:i/>
              </w:rPr>
            </w:pPr>
            <w:r w:rsidRPr="00EC7010">
              <w:rPr>
                <w:noProof/>
                <w:lang w:val="en-GB" w:eastAsia="en-GB"/>
              </w:rPr>
              <w:drawing>
                <wp:inline distT="0" distB="0" distL="0" distR="0" wp14:anchorId="58AEF437" wp14:editId="4ADBD419">
                  <wp:extent cx="5179838" cy="1919628"/>
                  <wp:effectExtent l="0" t="0" r="1905" b="4445"/>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Teams&#10;&#10;Description automatically generated"/>
                          <pic:cNvPicPr/>
                        </pic:nvPicPr>
                        <pic:blipFill>
                          <a:blip r:embed="rId17"/>
                          <a:stretch>
                            <a:fillRect/>
                          </a:stretch>
                        </pic:blipFill>
                        <pic:spPr>
                          <a:xfrm>
                            <a:off x="0" y="0"/>
                            <a:ext cx="5205853" cy="1929269"/>
                          </a:xfrm>
                          <a:prstGeom prst="rect">
                            <a:avLst/>
                          </a:prstGeom>
                        </pic:spPr>
                      </pic:pic>
                    </a:graphicData>
                  </a:graphic>
                </wp:inline>
              </w:drawing>
            </w:r>
          </w:p>
        </w:tc>
      </w:tr>
    </w:tbl>
    <w:p w14:paraId="21DC340C" w14:textId="77777777" w:rsidR="00014CB3" w:rsidRPr="00EC7010" w:rsidRDefault="00014CB3" w:rsidP="00014CB3">
      <w:pPr>
        <w:pStyle w:val="ListParagraph"/>
        <w:spacing w:after="0" w:line="240" w:lineRule="auto"/>
      </w:pPr>
    </w:p>
    <w:p w14:paraId="46AF3B5E" w14:textId="77777777" w:rsidR="00012330" w:rsidRPr="00EC7010" w:rsidRDefault="00012330" w:rsidP="00012330">
      <w:pPr>
        <w:pStyle w:val="ListParagraph"/>
        <w:numPr>
          <w:ilvl w:val="0"/>
          <w:numId w:val="1"/>
        </w:numPr>
        <w:spacing w:after="0" w:line="240" w:lineRule="auto"/>
        <w:rPr>
          <w:sz w:val="20"/>
          <w:szCs w:val="20"/>
        </w:rPr>
      </w:pPr>
      <w:r w:rsidRPr="00EC7010">
        <w:rPr>
          <w:sz w:val="20"/>
          <w:szCs w:val="20"/>
        </w:rPr>
        <w:t xml:space="preserve">To run the ORCHESTRA GUI, Java must be installed. To install Java, go to your preferred </w:t>
      </w:r>
      <w:proofErr w:type="spellStart"/>
      <w:r w:rsidRPr="00EC7010">
        <w:rPr>
          <w:sz w:val="20"/>
          <w:szCs w:val="20"/>
        </w:rPr>
        <w:t>webbrowser</w:t>
      </w:r>
      <w:proofErr w:type="spellEnd"/>
      <w:r w:rsidRPr="00EC7010">
        <w:rPr>
          <w:sz w:val="20"/>
          <w:szCs w:val="20"/>
        </w:rPr>
        <w:t xml:space="preserve"> and navigate to </w:t>
      </w:r>
      <w:hyperlink r:id="rId18" w:history="1">
        <w:r w:rsidRPr="00EC7010">
          <w:rPr>
            <w:rStyle w:val="Hyperlink"/>
            <w:sz w:val="20"/>
            <w:szCs w:val="20"/>
          </w:rPr>
          <w:t>https://www.java.com/en/download/manual.jsp</w:t>
        </w:r>
      </w:hyperlink>
      <w:r w:rsidRPr="00EC7010">
        <w:rPr>
          <w:sz w:val="20"/>
          <w:szCs w:val="20"/>
        </w:rPr>
        <w:t>. Navigate to the offline downloader (‘Windows Offline (64-bit)’) and follow the instructions given by the installer.</w:t>
      </w:r>
    </w:p>
    <w:p w14:paraId="7C84B93D" w14:textId="1D032ACB" w:rsidR="00012330" w:rsidRPr="00EC7010" w:rsidRDefault="00012330" w:rsidP="00012330">
      <w:pPr>
        <w:pStyle w:val="ListParagraph"/>
        <w:numPr>
          <w:ilvl w:val="0"/>
          <w:numId w:val="1"/>
        </w:numPr>
        <w:spacing w:after="0" w:line="240" w:lineRule="auto"/>
        <w:rPr>
          <w:sz w:val="20"/>
          <w:szCs w:val="20"/>
        </w:rPr>
      </w:pPr>
      <w:r w:rsidRPr="00EC7010">
        <w:rPr>
          <w:sz w:val="20"/>
          <w:szCs w:val="20"/>
        </w:rPr>
        <w:t xml:space="preserve">Lastly, install the Pybind11 package that allows binding C++ code to Python. Open </w:t>
      </w:r>
      <w:ins w:id="9" w:author="guido de Zeeuw" w:date="2022-08-21T11:28:00Z">
        <w:r w:rsidR="007D15EF" w:rsidRPr="00EC7010">
          <w:rPr>
            <w:sz w:val="20"/>
            <w:szCs w:val="20"/>
          </w:rPr>
          <w:t xml:space="preserve">the </w:t>
        </w:r>
      </w:ins>
      <w:r w:rsidRPr="00EC7010">
        <w:rPr>
          <w:sz w:val="20"/>
          <w:szCs w:val="20"/>
        </w:rPr>
        <w:t>terminal (</w:t>
      </w:r>
      <w:ins w:id="10" w:author="guido de Zeeuw" w:date="2022-08-21T11:28:00Z">
        <w:r w:rsidR="007D15EF" w:rsidRPr="00EC7010">
          <w:rPr>
            <w:sz w:val="20"/>
            <w:szCs w:val="20"/>
          </w:rPr>
          <w:t xml:space="preserve">e.g. </w:t>
        </w:r>
      </w:ins>
      <w:r w:rsidRPr="00EC7010">
        <w:rPr>
          <w:sz w:val="20"/>
          <w:szCs w:val="20"/>
        </w:rPr>
        <w:t>‘command prompt’) and type ‘pip install pybind11’.</w:t>
      </w:r>
      <w:ins w:id="11" w:author="guido de Zeeuw" w:date="2022-08-21T11:29:00Z">
        <w:r w:rsidR="007D15EF" w:rsidRPr="00EC7010">
          <w:rPr>
            <w:sz w:val="20"/>
            <w:szCs w:val="20"/>
          </w:rPr>
          <w:t xml:space="preserve"> This will install the latest version of pybind11</w:t>
        </w:r>
      </w:ins>
    </w:p>
    <w:p w14:paraId="54175CF3" w14:textId="77777777" w:rsidR="00012330" w:rsidRPr="00EC7010" w:rsidRDefault="00012330" w:rsidP="00012330">
      <w:pPr>
        <w:rPr>
          <w:lang w:val="en-US"/>
        </w:rPr>
      </w:pPr>
    </w:p>
    <w:p w14:paraId="2B6F08E4" w14:textId="77777777" w:rsidR="00012330" w:rsidRPr="00EC7010" w:rsidRDefault="00012330" w:rsidP="00287E86">
      <w:pPr>
        <w:pStyle w:val="Heading2"/>
      </w:pPr>
      <w:r w:rsidRPr="00EC7010">
        <w:t xml:space="preserve">Cloning the </w:t>
      </w:r>
      <w:proofErr w:type="spellStart"/>
      <w:r w:rsidRPr="00EC7010">
        <w:t>gitlab</w:t>
      </w:r>
      <w:proofErr w:type="spellEnd"/>
      <w:r w:rsidRPr="00EC7010">
        <w:t xml:space="preserve"> repository to your local directory folder</w:t>
      </w:r>
    </w:p>
    <w:p w14:paraId="2F77DFEB" w14:textId="4450A799" w:rsidR="00C064D2" w:rsidRPr="00EC7010" w:rsidRDefault="00012330" w:rsidP="00C064D2">
      <w:pPr>
        <w:rPr>
          <w:lang w:val="en-US"/>
        </w:rPr>
      </w:pPr>
      <w:r w:rsidRPr="00EC7010">
        <w:rPr>
          <w:lang w:val="en-US"/>
        </w:rPr>
        <w:t xml:space="preserve">Once the prerequisites are installed, the ORCHESTRA binding/wrapper can be copied from </w:t>
      </w:r>
      <w:proofErr w:type="spellStart"/>
      <w:r w:rsidRPr="00EC7010">
        <w:rPr>
          <w:lang w:val="en-US"/>
        </w:rPr>
        <w:t>gitlab</w:t>
      </w:r>
      <w:proofErr w:type="spellEnd"/>
      <w:r w:rsidRPr="00EC7010">
        <w:rPr>
          <w:lang w:val="en-US"/>
        </w:rPr>
        <w:t>. To do so, open a command prompt/terminal and navigate to your local directory folder where you want the binding folder to be copied. Here, for example, we navigate to a local folder called ‘</w:t>
      </w:r>
      <w:proofErr w:type="spellStart"/>
      <w:r w:rsidRPr="00EC7010">
        <w:rPr>
          <w:lang w:val="en-US"/>
        </w:rPr>
        <w:t>gitlabs</w:t>
      </w:r>
      <w:proofErr w:type="spellEnd"/>
      <w:r w:rsidRPr="00EC7010">
        <w:rPr>
          <w:lang w:val="en-US"/>
        </w:rPr>
        <w:t>’.</w:t>
      </w:r>
    </w:p>
    <w:p w14:paraId="7C6781A6" w14:textId="5C4F1AEE" w:rsidR="00012330" w:rsidRPr="00EC7010" w:rsidRDefault="003E0484" w:rsidP="00012330">
      <w:pPr>
        <w:pStyle w:val="HTMLPreformatted"/>
        <w:pBdr>
          <w:top w:val="single" w:sz="6" w:space="2" w:color="888888"/>
          <w:left w:val="single" w:sz="6" w:space="2" w:color="888888"/>
          <w:bottom w:val="single" w:sz="6" w:space="2" w:color="888888"/>
          <w:right w:val="single" w:sz="6" w:space="2" w:color="888888"/>
        </w:pBdr>
        <w:spacing w:before="100" w:beforeAutospacing="1" w:after="100" w:afterAutospacing="1"/>
        <w:ind w:left="720"/>
        <w:rPr>
          <w:rFonts w:ascii="Consolas" w:hAnsi="Consolas" w:cs="Consolas"/>
          <w:sz w:val="17"/>
          <w:szCs w:val="17"/>
          <w:lang w:val="en-US"/>
        </w:rPr>
      </w:pPr>
      <w:r w:rsidRPr="00EC7010">
        <w:rPr>
          <w:rFonts w:ascii="Consolas" w:hAnsi="Consolas" w:cs="Consolas"/>
          <w:sz w:val="17"/>
          <w:szCs w:val="17"/>
          <w:lang w:val="en-US"/>
        </w:rPr>
        <w:tab/>
      </w:r>
      <w:r w:rsidR="00012330" w:rsidRPr="00EC7010">
        <w:rPr>
          <w:rFonts w:ascii="Consolas" w:hAnsi="Consolas" w:cs="Consolas"/>
          <w:sz w:val="17"/>
          <w:szCs w:val="17"/>
          <w:lang w:val="en-US"/>
        </w:rPr>
        <w:t>cd Documents/Guido/</w:t>
      </w:r>
      <w:proofErr w:type="spellStart"/>
      <w:r w:rsidR="00012330" w:rsidRPr="00EC7010">
        <w:rPr>
          <w:rFonts w:ascii="Consolas" w:hAnsi="Consolas" w:cs="Consolas"/>
          <w:sz w:val="17"/>
          <w:szCs w:val="17"/>
          <w:lang w:val="en-US"/>
        </w:rPr>
        <w:t>gitlabs</w:t>
      </w:r>
      <w:proofErr w:type="spellEnd"/>
    </w:p>
    <w:p w14:paraId="29E5BFFB" w14:textId="77777777" w:rsidR="00012330" w:rsidRPr="00EC7010" w:rsidRDefault="00012330" w:rsidP="00012330">
      <w:pPr>
        <w:rPr>
          <w:lang w:val="en-US"/>
        </w:rPr>
      </w:pPr>
      <w:r w:rsidRPr="00EC7010">
        <w:rPr>
          <w:lang w:val="en-US"/>
        </w:rPr>
        <w:t>When you are inside the correct directory, type:</w:t>
      </w:r>
    </w:p>
    <w:p w14:paraId="6E02D1A1" w14:textId="77777777" w:rsidR="00012330" w:rsidRPr="00EC7010" w:rsidRDefault="00012330" w:rsidP="00012330">
      <w:pPr>
        <w:pStyle w:val="HTMLPreformatted"/>
        <w:pBdr>
          <w:top w:val="single" w:sz="6" w:space="2" w:color="888888"/>
          <w:left w:val="single" w:sz="6" w:space="2" w:color="888888"/>
          <w:bottom w:val="single" w:sz="6" w:space="2" w:color="888888"/>
          <w:right w:val="single" w:sz="6" w:space="2" w:color="888888"/>
        </w:pBdr>
        <w:spacing w:before="100" w:beforeAutospacing="1" w:after="100" w:afterAutospacing="1"/>
        <w:ind w:left="720"/>
        <w:rPr>
          <w:rFonts w:ascii="Consolas" w:hAnsi="Consolas" w:cs="Consolas"/>
          <w:sz w:val="17"/>
          <w:szCs w:val="17"/>
          <w:lang w:val="en-US"/>
        </w:rPr>
      </w:pPr>
      <w:r w:rsidRPr="00EC7010">
        <w:rPr>
          <w:rFonts w:ascii="Consolas" w:hAnsi="Consolas" w:cs="Consolas"/>
          <w:sz w:val="17"/>
          <w:szCs w:val="17"/>
          <w:lang w:val="en-US"/>
        </w:rPr>
        <w:lastRenderedPageBreak/>
        <w:t>git clone https://gitlab.tudelft.nl/guidozeeuw/orchestra_python.git</w:t>
      </w:r>
    </w:p>
    <w:p w14:paraId="76F7D125" w14:textId="77777777" w:rsidR="005E51E9" w:rsidRPr="00EC7010" w:rsidRDefault="00012330" w:rsidP="00012330">
      <w:pPr>
        <w:rPr>
          <w:lang w:val="en-US"/>
        </w:rPr>
      </w:pPr>
      <w:r w:rsidRPr="00EC7010">
        <w:rPr>
          <w:lang w:val="en-US"/>
        </w:rPr>
        <w:t xml:space="preserve">This command clones the </w:t>
      </w:r>
      <w:proofErr w:type="spellStart"/>
      <w:r w:rsidRPr="00EC7010">
        <w:rPr>
          <w:lang w:val="en-US"/>
        </w:rPr>
        <w:t>gitlab</w:t>
      </w:r>
      <w:proofErr w:type="spellEnd"/>
      <w:r w:rsidRPr="00EC7010">
        <w:rPr>
          <w:lang w:val="en-US"/>
        </w:rPr>
        <w:t xml:space="preserve"> repository to your local directory. If done correctly, a folder called ‘</w:t>
      </w:r>
      <w:proofErr w:type="spellStart"/>
      <w:r w:rsidRPr="00EC7010">
        <w:rPr>
          <w:lang w:val="en-US"/>
        </w:rPr>
        <w:t>orchestra_python</w:t>
      </w:r>
      <w:proofErr w:type="spellEnd"/>
      <w:r w:rsidRPr="00EC7010">
        <w:rPr>
          <w:lang w:val="en-US"/>
        </w:rPr>
        <w:t>’ should appear. To quickly check the presence of such a folder, type ‘</w:t>
      </w:r>
      <w:proofErr w:type="spellStart"/>
      <w:r w:rsidRPr="00EC7010">
        <w:rPr>
          <w:lang w:val="en-US"/>
        </w:rPr>
        <w:t>dir</w:t>
      </w:r>
      <w:proofErr w:type="spellEnd"/>
      <w:r w:rsidRPr="00EC7010">
        <w:rPr>
          <w:lang w:val="en-US"/>
        </w:rPr>
        <w:t xml:space="preserve">’ (Windows) or ‘ls’ (MacOS &amp; Linux). The folder name should be </w:t>
      </w:r>
      <w:r w:rsidR="005E51E9" w:rsidRPr="00EC7010">
        <w:rPr>
          <w:lang w:val="en-US"/>
        </w:rPr>
        <w:t>listed</w:t>
      </w:r>
      <w:r w:rsidRPr="00EC7010">
        <w:rPr>
          <w:lang w:val="en-US"/>
        </w:rPr>
        <w:t xml:space="preserve"> on your command prompt/terminal window. </w:t>
      </w:r>
    </w:p>
    <w:p w14:paraId="7AA12EEF" w14:textId="77777777" w:rsidR="005E51E9" w:rsidRPr="00EC7010" w:rsidRDefault="005E51E9" w:rsidP="00012330">
      <w:pPr>
        <w:rPr>
          <w:lang w:val="en-US"/>
        </w:rPr>
      </w:pPr>
    </w:p>
    <w:p w14:paraId="3C7CCAA2" w14:textId="1C1F5F8C" w:rsidR="00012330" w:rsidRPr="00EC7010" w:rsidRDefault="00012330" w:rsidP="00012330">
      <w:pPr>
        <w:rPr>
          <w:lang w:val="en-US"/>
        </w:rPr>
      </w:pPr>
      <w:r w:rsidRPr="00EC7010">
        <w:rPr>
          <w:lang w:val="en-US"/>
        </w:rPr>
        <w:t>The ‘</w:t>
      </w:r>
      <w:proofErr w:type="spellStart"/>
      <w:r w:rsidRPr="00EC7010">
        <w:rPr>
          <w:lang w:val="en-US"/>
        </w:rPr>
        <w:t>orchestra_python</w:t>
      </w:r>
      <w:proofErr w:type="spellEnd"/>
      <w:r w:rsidRPr="00EC7010">
        <w:rPr>
          <w:lang w:val="en-US"/>
        </w:rPr>
        <w:t>’ folder contains one folder ‘v1.3.1’ (or a different name depending on the version). In turn, the folder ‘v1.3.1’ contains three folders:</w:t>
      </w:r>
    </w:p>
    <w:p w14:paraId="0C5195B5" w14:textId="215EA62D" w:rsidR="00012330" w:rsidRPr="00EC7010" w:rsidRDefault="00012330" w:rsidP="00012330">
      <w:pPr>
        <w:pStyle w:val="ListParagraph"/>
        <w:numPr>
          <w:ilvl w:val="0"/>
          <w:numId w:val="3"/>
        </w:numPr>
        <w:rPr>
          <w:sz w:val="20"/>
          <w:szCs w:val="20"/>
        </w:rPr>
      </w:pPr>
      <w:r w:rsidRPr="00EC7010">
        <w:rPr>
          <w:sz w:val="20"/>
          <w:szCs w:val="20"/>
        </w:rPr>
        <w:t xml:space="preserve">Install: folder containing all files to install the </w:t>
      </w:r>
      <w:proofErr w:type="spellStart"/>
      <w:r w:rsidRPr="00EC7010">
        <w:rPr>
          <w:sz w:val="20"/>
          <w:szCs w:val="20"/>
        </w:rPr>
        <w:t>PyORCHESTRA</w:t>
      </w:r>
      <w:proofErr w:type="spellEnd"/>
      <w:r w:rsidRPr="00EC7010">
        <w:rPr>
          <w:sz w:val="20"/>
          <w:szCs w:val="20"/>
        </w:rPr>
        <w:t xml:space="preserve"> package on a local device.</w:t>
      </w:r>
    </w:p>
    <w:p w14:paraId="4719D135" w14:textId="4ECDB8EE" w:rsidR="00012330" w:rsidRPr="00EC7010" w:rsidRDefault="00012330" w:rsidP="00012330">
      <w:pPr>
        <w:pStyle w:val="ListParagraph"/>
        <w:numPr>
          <w:ilvl w:val="0"/>
          <w:numId w:val="3"/>
        </w:numPr>
        <w:rPr>
          <w:sz w:val="20"/>
          <w:szCs w:val="20"/>
        </w:rPr>
      </w:pPr>
      <w:r w:rsidRPr="00EC7010">
        <w:rPr>
          <w:sz w:val="20"/>
          <w:szCs w:val="20"/>
        </w:rPr>
        <w:t>Examples: various examples from this tutorial.</w:t>
      </w:r>
    </w:p>
    <w:p w14:paraId="453C5B40" w14:textId="702F0AA1" w:rsidR="00012330" w:rsidRPr="00EC7010" w:rsidRDefault="00012330" w:rsidP="00012330">
      <w:pPr>
        <w:pStyle w:val="ListParagraph"/>
        <w:numPr>
          <w:ilvl w:val="0"/>
          <w:numId w:val="3"/>
        </w:numPr>
        <w:rPr>
          <w:sz w:val="20"/>
          <w:szCs w:val="20"/>
        </w:rPr>
      </w:pPr>
      <w:r w:rsidRPr="00EC7010">
        <w:rPr>
          <w:sz w:val="20"/>
          <w:szCs w:val="20"/>
        </w:rPr>
        <w:t>ORCHESTRA: folder containing the ORCHESTRA GUI to create chemical input files.</w:t>
      </w:r>
    </w:p>
    <w:p w14:paraId="57B7AC70" w14:textId="77777777" w:rsidR="002E5E75" w:rsidRPr="00EC7010" w:rsidRDefault="002E5E75" w:rsidP="002E5E75"/>
    <w:p w14:paraId="366DBD6D" w14:textId="77777777" w:rsidR="00012330" w:rsidRPr="00EC7010" w:rsidRDefault="00012330" w:rsidP="00287E86">
      <w:pPr>
        <w:pStyle w:val="Heading2"/>
      </w:pPr>
      <w:r w:rsidRPr="00EC7010">
        <w:t>Installing the ORCHESTRA binding package</w:t>
      </w:r>
    </w:p>
    <w:p w14:paraId="2B08D404" w14:textId="49E84DAC" w:rsidR="00012330" w:rsidRPr="00EC7010" w:rsidRDefault="00012330" w:rsidP="00012330">
      <w:pPr>
        <w:rPr>
          <w:lang w:val="en-US"/>
        </w:rPr>
      </w:pPr>
      <w:r w:rsidRPr="00EC7010">
        <w:rPr>
          <w:lang w:val="en-US"/>
        </w:rPr>
        <w:t xml:space="preserve">To install the Python binding to ORCHESTRA, </w:t>
      </w:r>
      <w:r w:rsidR="003E0484" w:rsidRPr="00EC7010">
        <w:rPr>
          <w:lang w:val="en-US"/>
        </w:rPr>
        <w:t>open terminal (‘</w:t>
      </w:r>
      <w:proofErr w:type="spellStart"/>
      <w:r w:rsidR="003E0484" w:rsidRPr="00EC7010">
        <w:rPr>
          <w:lang w:val="en-US"/>
        </w:rPr>
        <w:t>conda</w:t>
      </w:r>
      <w:proofErr w:type="spellEnd"/>
      <w:r w:rsidR="003E0484" w:rsidRPr="00EC7010">
        <w:rPr>
          <w:lang w:val="en-US"/>
        </w:rPr>
        <w:t xml:space="preserve"> prompt’) and </w:t>
      </w:r>
      <w:r w:rsidRPr="00EC7010">
        <w:rPr>
          <w:lang w:val="en-US"/>
        </w:rPr>
        <w:t>navigate to the ‘</w:t>
      </w:r>
      <w:proofErr w:type="spellStart"/>
      <w:r w:rsidRPr="00EC7010">
        <w:rPr>
          <w:lang w:val="en-US"/>
        </w:rPr>
        <w:t>setup_package</w:t>
      </w:r>
      <w:proofErr w:type="spellEnd"/>
      <w:r w:rsidRPr="00EC7010">
        <w:rPr>
          <w:lang w:val="en-US"/>
        </w:rPr>
        <w:t>’ directory:</w:t>
      </w:r>
    </w:p>
    <w:p w14:paraId="0CBA79FE" w14:textId="77777777" w:rsidR="00012330" w:rsidRPr="00EC7010" w:rsidRDefault="00012330" w:rsidP="00012330">
      <w:pPr>
        <w:pStyle w:val="HTMLPreformatted"/>
        <w:pBdr>
          <w:top w:val="single" w:sz="6" w:space="2" w:color="888888"/>
          <w:left w:val="single" w:sz="6" w:space="2" w:color="888888"/>
          <w:bottom w:val="single" w:sz="6" w:space="2" w:color="888888"/>
          <w:right w:val="single" w:sz="6" w:space="2" w:color="888888"/>
        </w:pBdr>
        <w:spacing w:before="100" w:beforeAutospacing="1" w:after="100" w:afterAutospacing="1"/>
        <w:ind w:left="720"/>
        <w:rPr>
          <w:rFonts w:ascii="Consolas" w:hAnsi="Consolas" w:cs="Consolas"/>
          <w:sz w:val="17"/>
          <w:szCs w:val="17"/>
          <w:lang w:val="en-US"/>
        </w:rPr>
      </w:pPr>
      <w:r w:rsidRPr="00EC7010">
        <w:rPr>
          <w:rFonts w:ascii="Consolas" w:hAnsi="Consolas" w:cs="Consolas"/>
          <w:sz w:val="17"/>
          <w:szCs w:val="17"/>
          <w:lang w:val="en-US"/>
        </w:rPr>
        <w:t>cd v1.0.0/</w:t>
      </w:r>
      <w:proofErr w:type="spellStart"/>
      <w:r w:rsidRPr="00EC7010">
        <w:rPr>
          <w:rFonts w:ascii="Consolas" w:hAnsi="Consolas" w:cs="Consolas"/>
          <w:sz w:val="17"/>
          <w:szCs w:val="17"/>
          <w:lang w:val="en-US"/>
        </w:rPr>
        <w:t>multiple_nodes</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setup_package</w:t>
      </w:r>
      <w:proofErr w:type="spellEnd"/>
    </w:p>
    <w:p w14:paraId="68E6C543" w14:textId="7DB3C311" w:rsidR="00012330" w:rsidRPr="00EC7010" w:rsidRDefault="00012330" w:rsidP="00012330">
      <w:pPr>
        <w:rPr>
          <w:lang w:val="en-US"/>
        </w:rPr>
      </w:pPr>
      <w:r w:rsidRPr="00EC7010">
        <w:rPr>
          <w:lang w:val="en-US"/>
        </w:rPr>
        <w:t>This folder contains the ‘setup.py’ file that is used to install the package.</w:t>
      </w:r>
      <w:r w:rsidR="003E0484" w:rsidRPr="00EC7010">
        <w:rPr>
          <w:lang w:val="en-US"/>
        </w:rPr>
        <w:t xml:space="preserve"> Type the following and press ‘enter’:</w:t>
      </w:r>
    </w:p>
    <w:p w14:paraId="782A79D2" w14:textId="77777777" w:rsidR="00012330" w:rsidRPr="00EC7010" w:rsidRDefault="00012330" w:rsidP="00012330">
      <w:pPr>
        <w:pStyle w:val="HTMLPreformatted"/>
        <w:pBdr>
          <w:top w:val="single" w:sz="6" w:space="2" w:color="888888"/>
          <w:left w:val="single" w:sz="6" w:space="2" w:color="888888"/>
          <w:bottom w:val="single" w:sz="6" w:space="2" w:color="888888"/>
          <w:right w:val="single" w:sz="6" w:space="2" w:color="888888"/>
        </w:pBdr>
        <w:spacing w:before="100" w:beforeAutospacing="1" w:after="100" w:afterAutospacing="1"/>
        <w:ind w:left="720"/>
        <w:rPr>
          <w:rFonts w:ascii="Consolas" w:hAnsi="Consolas" w:cs="Consolas"/>
          <w:sz w:val="17"/>
          <w:szCs w:val="17"/>
          <w:lang w:val="en-US"/>
        </w:rPr>
      </w:pPr>
      <w:r w:rsidRPr="00EC7010">
        <w:rPr>
          <w:rFonts w:ascii="Consolas" w:hAnsi="Consolas" w:cs="Consolas"/>
          <w:sz w:val="17"/>
          <w:szCs w:val="17"/>
          <w:lang w:val="en-US"/>
        </w:rPr>
        <w:t>pip install .</w:t>
      </w:r>
    </w:p>
    <w:p w14:paraId="10906F5E" w14:textId="7BF23B65" w:rsidR="00012330" w:rsidRPr="00EC7010" w:rsidRDefault="00012330" w:rsidP="00012330">
      <w:pPr>
        <w:rPr>
          <w:lang w:val="en-US"/>
        </w:rPr>
      </w:pPr>
      <w:r w:rsidRPr="00EC7010">
        <w:rPr>
          <w:lang w:val="en-US"/>
        </w:rPr>
        <w:t xml:space="preserve">Installing the package will take </w:t>
      </w:r>
      <w:del w:id="12" w:author="guido de Zeeuw" w:date="2022-08-21T11:29:00Z">
        <w:r w:rsidRPr="00EC7010" w:rsidDel="007D15EF">
          <w:rPr>
            <w:lang w:val="en-US"/>
          </w:rPr>
          <w:delText>up to</w:delText>
        </w:r>
      </w:del>
      <w:ins w:id="13" w:author="guido de Zeeuw" w:date="2022-08-21T11:29:00Z">
        <w:r w:rsidR="007D15EF" w:rsidRPr="00EC7010">
          <w:rPr>
            <w:lang w:val="en-US"/>
          </w:rPr>
          <w:t>roug</w:t>
        </w:r>
      </w:ins>
      <w:ins w:id="14" w:author="guido de Zeeuw" w:date="2022-08-21T11:30:00Z">
        <w:r w:rsidR="007D15EF" w:rsidRPr="00EC7010">
          <w:rPr>
            <w:lang w:val="en-US"/>
          </w:rPr>
          <w:t>hly</w:t>
        </w:r>
      </w:ins>
      <w:r w:rsidRPr="00EC7010">
        <w:rPr>
          <w:lang w:val="en-US"/>
        </w:rPr>
        <w:t xml:space="preserve"> 1 minute</w:t>
      </w:r>
      <w:ins w:id="15" w:author="guido de Zeeuw" w:date="2022-08-21T11:29:00Z">
        <w:r w:rsidR="007D15EF" w:rsidRPr="00EC7010">
          <w:rPr>
            <w:lang w:val="en-US"/>
          </w:rPr>
          <w:t>, depen</w:t>
        </w:r>
      </w:ins>
      <w:ins w:id="16" w:author="guido de Zeeuw" w:date="2022-08-21T11:30:00Z">
        <w:r w:rsidR="007D15EF" w:rsidRPr="00EC7010">
          <w:rPr>
            <w:lang w:val="en-US"/>
          </w:rPr>
          <w:t>ding on the computer specifications.</w:t>
        </w:r>
      </w:ins>
      <w:del w:id="17" w:author="guido de Zeeuw" w:date="2022-08-21T11:29:00Z">
        <w:r w:rsidRPr="00EC7010" w:rsidDel="007D15EF">
          <w:rPr>
            <w:lang w:val="en-US"/>
          </w:rPr>
          <w:delText>, depending on the device one is using If done correctly,</w:delText>
        </w:r>
      </w:del>
      <w:r w:rsidRPr="00EC7010">
        <w:rPr>
          <w:lang w:val="en-US"/>
        </w:rPr>
        <w:t xml:space="preserve"> the command prompt/terminal should show a print result similar to: ‘successfully installed PyORCHESTRA-1.3.1’.</w:t>
      </w:r>
    </w:p>
    <w:p w14:paraId="100D2937" w14:textId="77777777" w:rsidR="00012330" w:rsidRPr="00EC7010" w:rsidRDefault="00012330" w:rsidP="00012330">
      <w:pPr>
        <w:rPr>
          <w:lang w:val="en-US"/>
        </w:rPr>
      </w:pPr>
    </w:p>
    <w:p w14:paraId="63F2E211" w14:textId="5C4AD1D0" w:rsidR="000D7A7D" w:rsidRPr="00EC7010" w:rsidRDefault="00012330" w:rsidP="00012330">
      <w:pPr>
        <w:rPr>
          <w:b/>
          <w:bCs/>
          <w:lang w:val="en-US"/>
        </w:rPr>
      </w:pPr>
      <w:r w:rsidRPr="00EC7010">
        <w:rPr>
          <w:b/>
          <w:bCs/>
          <w:lang w:val="en-US"/>
        </w:rPr>
        <w:t>Congrats! The package is correctly installed to your Python environment!</w:t>
      </w:r>
    </w:p>
    <w:p w14:paraId="3D5FF0C1" w14:textId="77777777" w:rsidR="000D7A7D" w:rsidRPr="00EC7010" w:rsidRDefault="000D7A7D">
      <w:pPr>
        <w:rPr>
          <w:lang w:val="en-US"/>
        </w:rPr>
      </w:pPr>
      <w:r w:rsidRPr="00EC7010">
        <w:rPr>
          <w:lang w:val="en-US"/>
        </w:rPr>
        <w:br w:type="page"/>
      </w:r>
    </w:p>
    <w:p w14:paraId="0F7A2785" w14:textId="084B0D5C" w:rsidR="00012330" w:rsidRPr="00EC7010" w:rsidRDefault="000D7A7D" w:rsidP="00366B4B">
      <w:pPr>
        <w:pStyle w:val="Heading1"/>
        <w:rPr>
          <w:lang w:val="en-US"/>
        </w:rPr>
      </w:pPr>
      <w:r w:rsidRPr="00EC7010">
        <w:rPr>
          <w:lang w:val="en-US"/>
        </w:rPr>
        <w:lastRenderedPageBreak/>
        <w:t xml:space="preserve">Using </w:t>
      </w:r>
      <w:proofErr w:type="spellStart"/>
      <w:r w:rsidRPr="00EC7010">
        <w:rPr>
          <w:lang w:val="en-US"/>
        </w:rPr>
        <w:t>PyORCHESTRA</w:t>
      </w:r>
      <w:proofErr w:type="spellEnd"/>
    </w:p>
    <w:p w14:paraId="424C43C2" w14:textId="53339912" w:rsidR="000D7A7D" w:rsidRPr="00EC7010" w:rsidRDefault="000D7A7D" w:rsidP="00012330">
      <w:pPr>
        <w:rPr>
          <w:lang w:val="en-US"/>
        </w:rPr>
      </w:pPr>
      <w:r w:rsidRPr="00EC7010">
        <w:rPr>
          <w:lang w:val="en-US"/>
        </w:rPr>
        <w:t xml:space="preserve">The </w:t>
      </w:r>
      <w:proofErr w:type="spellStart"/>
      <w:r w:rsidRPr="00EC7010">
        <w:rPr>
          <w:lang w:val="en-US"/>
        </w:rPr>
        <w:t>PyORCHESTRA</w:t>
      </w:r>
      <w:proofErr w:type="spellEnd"/>
      <w:r w:rsidRPr="00EC7010">
        <w:rPr>
          <w:lang w:val="en-US"/>
        </w:rPr>
        <w:t xml:space="preserve"> submodule can be used in a Python script similar to any other Python package. First, the </w:t>
      </w:r>
      <w:proofErr w:type="spellStart"/>
      <w:r w:rsidRPr="00EC7010">
        <w:rPr>
          <w:lang w:val="en-US"/>
        </w:rPr>
        <w:t>PyORCHESTRA</w:t>
      </w:r>
      <w:proofErr w:type="spellEnd"/>
      <w:r w:rsidRPr="00EC7010">
        <w:rPr>
          <w:lang w:val="en-US"/>
        </w:rPr>
        <w:t xml:space="preserve"> submodule must be imported.</w:t>
      </w:r>
    </w:p>
    <w:p w14:paraId="7D843BC0" w14:textId="77777777" w:rsidR="000D7A7D" w:rsidRPr="00EC7010" w:rsidRDefault="000D7A7D" w:rsidP="00012330">
      <w:pPr>
        <w:rPr>
          <w:lang w:val="en-US"/>
        </w:rPr>
      </w:pPr>
    </w:p>
    <w:p w14:paraId="22426CA5" w14:textId="77B55389" w:rsidR="000D7A7D" w:rsidRPr="00EC7010" w:rsidRDefault="000D7A7D" w:rsidP="000D7A7D">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import </w:t>
      </w:r>
      <w:proofErr w:type="spellStart"/>
      <w:r w:rsidRPr="00EC7010">
        <w:rPr>
          <w:rFonts w:ascii="Consolas" w:hAnsi="Consolas" w:cs="Consolas"/>
          <w:sz w:val="17"/>
          <w:szCs w:val="17"/>
          <w:lang w:val="en-US"/>
        </w:rPr>
        <w:t>numpy</w:t>
      </w:r>
      <w:proofErr w:type="spellEnd"/>
      <w:r w:rsidRPr="00EC7010">
        <w:rPr>
          <w:rFonts w:ascii="Consolas" w:hAnsi="Consolas" w:cs="Consolas"/>
          <w:sz w:val="17"/>
          <w:szCs w:val="17"/>
          <w:lang w:val="en-US"/>
        </w:rPr>
        <w:t xml:space="preserve"> as np</w:t>
      </w:r>
    </w:p>
    <w:p w14:paraId="02529EDE" w14:textId="1154C1F8" w:rsidR="000D7A7D" w:rsidRPr="00EC7010" w:rsidRDefault="000D7A7D" w:rsidP="000D7A7D">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import </w:t>
      </w:r>
      <w:proofErr w:type="spellStart"/>
      <w:r w:rsidRPr="00EC7010">
        <w:rPr>
          <w:rFonts w:ascii="Consolas" w:hAnsi="Consolas" w:cs="Consolas"/>
          <w:sz w:val="17"/>
          <w:szCs w:val="17"/>
          <w:lang w:val="en-US"/>
        </w:rPr>
        <w:t>matplotlib.pyplot</w:t>
      </w:r>
      <w:proofErr w:type="spellEnd"/>
      <w:r w:rsidRPr="00EC7010">
        <w:rPr>
          <w:rFonts w:ascii="Consolas" w:hAnsi="Consolas" w:cs="Consolas"/>
          <w:sz w:val="17"/>
          <w:szCs w:val="17"/>
          <w:lang w:val="en-US"/>
        </w:rPr>
        <w:t xml:space="preserve"> as </w:t>
      </w:r>
      <w:proofErr w:type="spellStart"/>
      <w:r w:rsidRPr="00EC7010">
        <w:rPr>
          <w:rFonts w:ascii="Consolas" w:hAnsi="Consolas" w:cs="Consolas"/>
          <w:sz w:val="17"/>
          <w:szCs w:val="17"/>
          <w:lang w:val="en-US"/>
        </w:rPr>
        <w:t>plt</w:t>
      </w:r>
      <w:proofErr w:type="spellEnd"/>
    </w:p>
    <w:p w14:paraId="0BB0E237" w14:textId="774624AC" w:rsidR="000D7A7D" w:rsidRPr="00EC7010" w:rsidRDefault="000D7A7D" w:rsidP="000D7A7D">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import </w:t>
      </w:r>
      <w:proofErr w:type="spellStart"/>
      <w:r w:rsidRPr="00EC7010">
        <w:rPr>
          <w:rFonts w:ascii="Consolas" w:hAnsi="Consolas" w:cs="Consolas"/>
          <w:sz w:val="17"/>
          <w:szCs w:val="17"/>
          <w:lang w:val="en-US"/>
        </w:rPr>
        <w:t>PyORCHESTRA</w:t>
      </w:r>
      <w:proofErr w:type="spellEnd"/>
      <w:r w:rsidRPr="00EC7010">
        <w:rPr>
          <w:rFonts w:ascii="Consolas" w:hAnsi="Consolas" w:cs="Consolas"/>
          <w:sz w:val="17"/>
          <w:szCs w:val="17"/>
          <w:lang w:val="en-US"/>
        </w:rPr>
        <w:t xml:space="preserve"> # here, the ORCHESTRA submodule is imported</w:t>
      </w:r>
    </w:p>
    <w:p w14:paraId="771E26D0" w14:textId="4B1D85A9" w:rsidR="00014CB3" w:rsidRPr="00EC7010" w:rsidRDefault="00014CB3" w:rsidP="00012330">
      <w:pPr>
        <w:rPr>
          <w:lang w:val="en-US"/>
        </w:rPr>
      </w:pPr>
    </w:p>
    <w:p w14:paraId="469D84AD" w14:textId="499C7887" w:rsidR="000D7A7D" w:rsidRPr="00EC7010" w:rsidRDefault="000D7A7D" w:rsidP="00012330">
      <w:pPr>
        <w:rPr>
          <w:lang w:val="en-US"/>
        </w:rPr>
      </w:pPr>
      <w:r w:rsidRPr="00EC7010">
        <w:rPr>
          <w:lang w:val="en-US"/>
        </w:rPr>
        <w:t xml:space="preserve">To use the different functions that come with </w:t>
      </w:r>
      <w:proofErr w:type="spellStart"/>
      <w:r w:rsidRPr="00EC7010">
        <w:rPr>
          <w:lang w:val="en-US"/>
        </w:rPr>
        <w:t>PyORCHESTRA</w:t>
      </w:r>
      <w:proofErr w:type="spellEnd"/>
      <w:r w:rsidRPr="00EC7010">
        <w:rPr>
          <w:lang w:val="en-US"/>
        </w:rPr>
        <w:t>, we assign the function class ‘ORCHESTRA’ to a user defined variable (here ‘p’).</w:t>
      </w:r>
    </w:p>
    <w:p w14:paraId="12C8A6BE" w14:textId="36B17661" w:rsidR="000D7A7D" w:rsidRPr="00EC7010" w:rsidRDefault="000D7A7D" w:rsidP="00012330">
      <w:pPr>
        <w:rPr>
          <w:lang w:val="en-US"/>
        </w:rPr>
      </w:pPr>
    </w:p>
    <w:p w14:paraId="517364F2" w14:textId="2895B1F7" w:rsidR="000D7A7D" w:rsidRPr="00EC7010" w:rsidRDefault="000D7A7D" w:rsidP="000D7A7D">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p = </w:t>
      </w:r>
      <w:proofErr w:type="spellStart"/>
      <w:r w:rsidRPr="00EC7010">
        <w:rPr>
          <w:rFonts w:ascii="Consolas" w:hAnsi="Consolas" w:cs="Consolas"/>
          <w:sz w:val="17"/>
          <w:szCs w:val="17"/>
          <w:lang w:val="en-US"/>
        </w:rPr>
        <w:t>PyORCHESTRA.ORCHESTRA</w:t>
      </w:r>
      <w:proofErr w:type="spellEnd"/>
      <w:r w:rsidRPr="00EC7010">
        <w:rPr>
          <w:rFonts w:ascii="Consolas" w:hAnsi="Consolas" w:cs="Consolas"/>
          <w:sz w:val="17"/>
          <w:szCs w:val="17"/>
          <w:lang w:val="en-US"/>
        </w:rPr>
        <w:t>() # Here, we call the function class and call it object ‘p’</w:t>
      </w:r>
    </w:p>
    <w:p w14:paraId="51173949" w14:textId="11D9100C" w:rsidR="000D7A7D" w:rsidRPr="00EC7010" w:rsidRDefault="000D7A7D" w:rsidP="00012330">
      <w:pPr>
        <w:rPr>
          <w:lang w:val="en-US"/>
        </w:rPr>
      </w:pPr>
    </w:p>
    <w:p w14:paraId="4F49627E" w14:textId="2B3FCAEE" w:rsidR="000D7A7D" w:rsidRPr="00EC7010" w:rsidRDefault="000D7A7D" w:rsidP="00012330">
      <w:pPr>
        <w:rPr>
          <w:lang w:val="en-US"/>
        </w:rPr>
      </w:pPr>
      <w:r w:rsidRPr="00EC7010">
        <w:rPr>
          <w:lang w:val="en-US"/>
        </w:rPr>
        <w:t>The ORCHESTRA class (now called ‘p’) contains 4 different functions:</w:t>
      </w:r>
    </w:p>
    <w:p w14:paraId="4958D704" w14:textId="4F8EF380" w:rsidR="000D7A7D" w:rsidRPr="00EC7010" w:rsidRDefault="00957454" w:rsidP="00957454">
      <w:pPr>
        <w:pStyle w:val="ListParagraph"/>
        <w:numPr>
          <w:ilvl w:val="0"/>
          <w:numId w:val="4"/>
        </w:numPr>
      </w:pPr>
      <w:proofErr w:type="spellStart"/>
      <w:r w:rsidRPr="00EC7010">
        <w:rPr>
          <w:rFonts w:ascii="Consolas" w:hAnsi="Consolas" w:cs="Consolas"/>
          <w:sz w:val="17"/>
          <w:szCs w:val="17"/>
        </w:rPr>
        <w:t>p.initialise</w:t>
      </w:r>
      <w:proofErr w:type="spellEnd"/>
      <w:r w:rsidRPr="00EC7010">
        <w:rPr>
          <w:sz w:val="16"/>
          <w:szCs w:val="16"/>
        </w:rPr>
        <w:t>(</w:t>
      </w:r>
      <w:proofErr w:type="spellStart"/>
      <w:r w:rsidRPr="00EC7010">
        <w:rPr>
          <w:sz w:val="16"/>
          <w:szCs w:val="16"/>
        </w:rPr>
        <w:t>InputFile.inp</w:t>
      </w:r>
      <w:proofErr w:type="spellEnd"/>
      <w:r w:rsidRPr="00EC7010">
        <w:rPr>
          <w:sz w:val="16"/>
          <w:szCs w:val="16"/>
        </w:rPr>
        <w:t xml:space="preserve">, </w:t>
      </w:r>
      <w:proofErr w:type="spellStart"/>
      <w:r w:rsidRPr="00EC7010">
        <w:rPr>
          <w:sz w:val="16"/>
          <w:szCs w:val="16"/>
        </w:rPr>
        <w:t>NoCells</w:t>
      </w:r>
      <w:proofErr w:type="spellEnd"/>
      <w:r w:rsidRPr="00EC7010">
        <w:rPr>
          <w:sz w:val="16"/>
          <w:szCs w:val="16"/>
        </w:rPr>
        <w:t xml:space="preserve">, </w:t>
      </w:r>
      <w:proofErr w:type="spellStart"/>
      <w:r w:rsidRPr="00EC7010">
        <w:rPr>
          <w:sz w:val="16"/>
          <w:szCs w:val="16"/>
        </w:rPr>
        <w:t>InVars</w:t>
      </w:r>
      <w:proofErr w:type="spellEnd"/>
      <w:r w:rsidRPr="00EC7010">
        <w:rPr>
          <w:sz w:val="16"/>
          <w:szCs w:val="16"/>
        </w:rPr>
        <w:t xml:space="preserve">, </w:t>
      </w:r>
      <w:proofErr w:type="spellStart"/>
      <w:r w:rsidRPr="00EC7010">
        <w:rPr>
          <w:sz w:val="16"/>
          <w:szCs w:val="16"/>
        </w:rPr>
        <w:t>OutVars</w:t>
      </w:r>
      <w:proofErr w:type="spellEnd"/>
      <w:r w:rsidRPr="00EC7010">
        <w:rPr>
          <w:sz w:val="16"/>
          <w:szCs w:val="16"/>
        </w:rPr>
        <w:t>)</w:t>
      </w:r>
    </w:p>
    <w:p w14:paraId="06E95341" w14:textId="64048714" w:rsidR="00957454" w:rsidRPr="00EC7010" w:rsidRDefault="00957454" w:rsidP="00957454">
      <w:pPr>
        <w:pStyle w:val="ListParagraph"/>
        <w:numPr>
          <w:ilvl w:val="0"/>
          <w:numId w:val="4"/>
        </w:numPr>
      </w:pPr>
      <w:proofErr w:type="spellStart"/>
      <w:r w:rsidRPr="00EC7010">
        <w:rPr>
          <w:rFonts w:ascii="Consolas" w:hAnsi="Consolas" w:cs="Consolas"/>
          <w:sz w:val="17"/>
          <w:szCs w:val="17"/>
        </w:rPr>
        <w:t>p.updatevalues</w:t>
      </w:r>
      <w:proofErr w:type="spellEnd"/>
      <w:r w:rsidRPr="00EC7010">
        <w:rPr>
          <w:sz w:val="16"/>
          <w:szCs w:val="16"/>
        </w:rPr>
        <w:t>(IN)</w:t>
      </w:r>
    </w:p>
    <w:p w14:paraId="64979694" w14:textId="77AF5B58" w:rsidR="00957454" w:rsidRPr="00EC7010" w:rsidRDefault="00957454" w:rsidP="00957454">
      <w:pPr>
        <w:pStyle w:val="ListParagraph"/>
        <w:numPr>
          <w:ilvl w:val="0"/>
          <w:numId w:val="4"/>
        </w:numPr>
      </w:pPr>
      <w:proofErr w:type="spellStart"/>
      <w:r w:rsidRPr="00EC7010">
        <w:rPr>
          <w:rFonts w:ascii="Consolas" w:hAnsi="Consolas" w:cs="Consolas"/>
          <w:sz w:val="17"/>
          <w:szCs w:val="17"/>
        </w:rPr>
        <w:t>p.calculate</w:t>
      </w:r>
      <w:proofErr w:type="spellEnd"/>
      <w:r w:rsidRPr="00EC7010">
        <w:rPr>
          <w:sz w:val="16"/>
          <w:szCs w:val="16"/>
        </w:rPr>
        <w:t>()</w:t>
      </w:r>
    </w:p>
    <w:p w14:paraId="69782EB0" w14:textId="7862AB8A" w:rsidR="002E5E75" w:rsidRPr="00EC7010" w:rsidRDefault="00957454" w:rsidP="002E5E75">
      <w:pPr>
        <w:pStyle w:val="ListParagraph"/>
        <w:numPr>
          <w:ilvl w:val="0"/>
          <w:numId w:val="4"/>
        </w:numPr>
      </w:pPr>
      <w:proofErr w:type="spellStart"/>
      <w:r w:rsidRPr="00EC7010">
        <w:rPr>
          <w:rFonts w:ascii="Consolas" w:hAnsi="Consolas" w:cs="Consolas"/>
          <w:sz w:val="17"/>
          <w:szCs w:val="17"/>
        </w:rPr>
        <w:t>p.set_and_calculate</w:t>
      </w:r>
      <w:proofErr w:type="spellEnd"/>
      <w:r w:rsidRPr="00EC7010">
        <w:rPr>
          <w:sz w:val="16"/>
          <w:szCs w:val="16"/>
        </w:rPr>
        <w:t>(IN)</w:t>
      </w:r>
    </w:p>
    <w:p w14:paraId="7C5BCF5B" w14:textId="25FBA462" w:rsidR="002E5E75" w:rsidRPr="00EC7010" w:rsidRDefault="002E5E75" w:rsidP="002E5E75"/>
    <w:p w14:paraId="0481AEEF" w14:textId="77777777" w:rsidR="000E0538" w:rsidRPr="00EC7010" w:rsidRDefault="000E0538" w:rsidP="002E5E75"/>
    <w:p w14:paraId="5391A712" w14:textId="2FEE76DE" w:rsidR="002E5E75" w:rsidRPr="00EC7010" w:rsidRDefault="002E5E75" w:rsidP="002E5E75">
      <w:pPr>
        <w:pStyle w:val="Heading2"/>
      </w:pPr>
      <w:r w:rsidRPr="00EC7010">
        <w:t>Detailed description of functions</w:t>
      </w:r>
    </w:p>
    <w:p w14:paraId="6A52F97E" w14:textId="77777777" w:rsidR="002E5E75" w:rsidRPr="00EC7010" w:rsidRDefault="002E5E75" w:rsidP="002E5E75">
      <w:pPr>
        <w:rPr>
          <w:lang w:val="en-US"/>
        </w:rPr>
      </w:pPr>
    </w:p>
    <w:p w14:paraId="3FFC7BD0" w14:textId="6EEF3243" w:rsidR="00957454" w:rsidRPr="00EC7010" w:rsidRDefault="002E5E75" w:rsidP="00957454">
      <w:pPr>
        <w:pStyle w:val="HTMLPreformatted"/>
        <w:pBdr>
          <w:top w:val="single" w:sz="6" w:space="2" w:color="888888"/>
          <w:left w:val="single" w:sz="6" w:space="2" w:color="888888"/>
          <w:bottom w:val="single" w:sz="6" w:space="2" w:color="888888"/>
          <w:right w:val="single" w:sz="6" w:space="2" w:color="888888"/>
        </w:pBdr>
        <w:rPr>
          <w:rFonts w:ascii="Consolas" w:hAnsi="Consolas" w:cs="Consolas"/>
          <w:lang w:val="en-US"/>
        </w:rPr>
      </w:pPr>
      <w:r w:rsidRPr="00EC7010">
        <w:rPr>
          <w:rFonts w:ascii="Consolas" w:hAnsi="Consolas" w:cs="Consolas"/>
          <w:b/>
          <w:bCs/>
          <w:noProof/>
        </w:rPr>
        <mc:AlternateContent>
          <mc:Choice Requires="wps">
            <w:drawing>
              <wp:anchor distT="0" distB="0" distL="114300" distR="114300" simplePos="0" relativeHeight="251663360" behindDoc="1" locked="0" layoutInCell="1" allowOverlap="1" wp14:anchorId="7099465D" wp14:editId="63CB3A58">
                <wp:simplePos x="0" y="0"/>
                <wp:positionH relativeFrom="column">
                  <wp:posOffset>-38911</wp:posOffset>
                </wp:positionH>
                <wp:positionV relativeFrom="paragraph">
                  <wp:posOffset>197377</wp:posOffset>
                </wp:positionV>
                <wp:extent cx="5797685" cy="1361872"/>
                <wp:effectExtent l="0" t="0" r="19050" b="10160"/>
                <wp:wrapNone/>
                <wp:docPr id="12" name="Rectangle 12"/>
                <wp:cNvGraphicFramePr/>
                <a:graphic xmlns:a="http://schemas.openxmlformats.org/drawingml/2006/main">
                  <a:graphicData uri="http://schemas.microsoft.com/office/word/2010/wordprocessingShape">
                    <wps:wsp>
                      <wps:cNvSpPr/>
                      <wps:spPr>
                        <a:xfrm>
                          <a:off x="0" y="0"/>
                          <a:ext cx="5797685" cy="1361872"/>
                        </a:xfrm>
                        <a:prstGeom prst="rect">
                          <a:avLst/>
                        </a:prstGeom>
                        <a:solidFill>
                          <a:schemeClr val="accent5">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B65D4D" id="Rectangle 12" o:spid="_x0000_s1026" style="position:absolute;margin-left:-3.05pt;margin-top:15.55pt;width:456.5pt;height:107.2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" fillcolor="#deeaf6 [664]" strokecolor="black [3213]" strokeweight="1pt"/>
            </w:pict>
          </mc:Fallback>
        </mc:AlternateContent>
      </w:r>
      <w:proofErr w:type="spellStart"/>
      <w:r w:rsidR="00957454" w:rsidRPr="00EC7010">
        <w:rPr>
          <w:rFonts w:ascii="Consolas" w:hAnsi="Consolas" w:cs="Consolas"/>
          <w:b/>
          <w:bCs/>
          <w:lang w:val="en-US"/>
        </w:rPr>
        <w:t>p.initialise</w:t>
      </w:r>
      <w:proofErr w:type="spellEnd"/>
      <w:r w:rsidRPr="00EC7010">
        <w:rPr>
          <w:rFonts w:ascii="Consolas" w:hAnsi="Consolas" w:cs="Consolas"/>
          <w:lang w:val="en-US"/>
        </w:rPr>
        <w:t>(</w:t>
      </w:r>
      <w:proofErr w:type="spellStart"/>
      <w:r w:rsidRPr="00EC7010">
        <w:rPr>
          <w:rFonts w:ascii="Consolas" w:hAnsi="Consolas" w:cs="Consolas"/>
          <w:lang w:val="en-US"/>
        </w:rPr>
        <w:t>InputFile</w:t>
      </w:r>
      <w:proofErr w:type="spellEnd"/>
      <w:r w:rsidRPr="00EC7010">
        <w:rPr>
          <w:rFonts w:ascii="Consolas" w:hAnsi="Consolas" w:cs="Consolas"/>
          <w:lang w:val="en-US"/>
        </w:rPr>
        <w:t xml:space="preserve">, </w:t>
      </w:r>
      <w:proofErr w:type="spellStart"/>
      <w:r w:rsidRPr="00EC7010">
        <w:rPr>
          <w:rFonts w:ascii="Consolas" w:hAnsi="Consolas" w:cs="Consolas"/>
          <w:lang w:val="en-US"/>
        </w:rPr>
        <w:t>NoCells</w:t>
      </w:r>
      <w:proofErr w:type="spellEnd"/>
      <w:r w:rsidRPr="00EC7010">
        <w:rPr>
          <w:rFonts w:ascii="Consolas" w:hAnsi="Consolas" w:cs="Consolas"/>
          <w:lang w:val="en-US"/>
        </w:rPr>
        <w:t xml:space="preserve">, </w:t>
      </w:r>
      <w:proofErr w:type="spellStart"/>
      <w:r w:rsidRPr="00EC7010">
        <w:rPr>
          <w:rFonts w:ascii="Consolas" w:hAnsi="Consolas" w:cs="Consolas"/>
          <w:lang w:val="en-US"/>
        </w:rPr>
        <w:t>InVars</w:t>
      </w:r>
      <w:proofErr w:type="spellEnd"/>
      <w:r w:rsidRPr="00EC7010">
        <w:rPr>
          <w:rFonts w:ascii="Consolas" w:hAnsi="Consolas" w:cs="Consolas"/>
          <w:lang w:val="en-US"/>
        </w:rPr>
        <w:t xml:space="preserve">, </w:t>
      </w:r>
      <w:proofErr w:type="spellStart"/>
      <w:r w:rsidRPr="00EC7010">
        <w:rPr>
          <w:rFonts w:ascii="Consolas" w:hAnsi="Consolas" w:cs="Consolas"/>
          <w:lang w:val="en-US"/>
        </w:rPr>
        <w:t>OutVars</w:t>
      </w:r>
      <w:proofErr w:type="spellEnd"/>
      <w:r w:rsidRPr="00EC7010">
        <w:rPr>
          <w:rFonts w:ascii="Consolas" w:hAnsi="Consolas" w:cs="Consolas"/>
          <w:lang w:val="en-US"/>
        </w:rPr>
        <w:t>)</w:t>
      </w:r>
    </w:p>
    <w:p w14:paraId="03708647" w14:textId="7EDFA1F5" w:rsidR="00014CB3" w:rsidRPr="00EC7010" w:rsidRDefault="00957454">
      <w:pPr>
        <w:rPr>
          <w:b/>
          <w:bCs/>
          <w:szCs w:val="20"/>
          <w:lang w:val="en-US"/>
        </w:rPr>
      </w:pPr>
      <w:r w:rsidRPr="00EC7010">
        <w:rPr>
          <w:b/>
          <w:bCs/>
          <w:szCs w:val="20"/>
          <w:lang w:val="en-US"/>
        </w:rPr>
        <w:t>INPUT</w:t>
      </w:r>
    </w:p>
    <w:p w14:paraId="4EEE4F8C" w14:textId="516B65EA" w:rsidR="00957454" w:rsidRPr="00EC7010" w:rsidRDefault="00957454" w:rsidP="00957454">
      <w:pPr>
        <w:pStyle w:val="ListParagraph"/>
        <w:numPr>
          <w:ilvl w:val="0"/>
          <w:numId w:val="5"/>
        </w:numPr>
        <w:rPr>
          <w:sz w:val="20"/>
          <w:szCs w:val="20"/>
        </w:rPr>
      </w:pPr>
      <w:proofErr w:type="spellStart"/>
      <w:r w:rsidRPr="00EC7010">
        <w:rPr>
          <w:sz w:val="20"/>
          <w:szCs w:val="20"/>
        </w:rPr>
        <w:t>InputFile.inp</w:t>
      </w:r>
      <w:proofErr w:type="spellEnd"/>
      <w:r w:rsidRPr="00EC7010">
        <w:rPr>
          <w:sz w:val="20"/>
          <w:szCs w:val="20"/>
        </w:rPr>
        <w:t>: text file; containing chemical information, obtained with ORCHESTRA GUI.</w:t>
      </w:r>
    </w:p>
    <w:p w14:paraId="3EA140CD" w14:textId="1DDDBB72" w:rsidR="00957454" w:rsidRPr="00EC7010" w:rsidRDefault="00957454" w:rsidP="00957454">
      <w:pPr>
        <w:pStyle w:val="ListParagraph"/>
        <w:numPr>
          <w:ilvl w:val="0"/>
          <w:numId w:val="5"/>
        </w:numPr>
        <w:rPr>
          <w:sz w:val="20"/>
          <w:szCs w:val="20"/>
        </w:rPr>
      </w:pPr>
      <w:proofErr w:type="spellStart"/>
      <w:r w:rsidRPr="00EC7010">
        <w:rPr>
          <w:sz w:val="20"/>
          <w:szCs w:val="20"/>
        </w:rPr>
        <w:t>NoCells</w:t>
      </w:r>
      <w:proofErr w:type="spellEnd"/>
      <w:r w:rsidRPr="00EC7010">
        <w:rPr>
          <w:sz w:val="20"/>
          <w:szCs w:val="20"/>
        </w:rPr>
        <w:t>: int; number specifying the number of cells of</w:t>
      </w:r>
      <w:commentRangeStart w:id="18"/>
      <w:r w:rsidRPr="00EC7010">
        <w:rPr>
          <w:sz w:val="20"/>
          <w:szCs w:val="20"/>
        </w:rPr>
        <w:t xml:space="preserve"> the </w:t>
      </w:r>
      <w:commentRangeEnd w:id="18"/>
      <w:r w:rsidR="00AB6661" w:rsidRPr="00EC7010">
        <w:rPr>
          <w:rStyle w:val="CommentReference"/>
          <w:lang w:val="en-GB"/>
        </w:rPr>
        <w:commentReference w:id="18"/>
      </w:r>
      <w:r w:rsidRPr="00EC7010">
        <w:rPr>
          <w:sz w:val="20"/>
          <w:szCs w:val="20"/>
        </w:rPr>
        <w:t>given system.</w:t>
      </w:r>
    </w:p>
    <w:p w14:paraId="3C8C0581" w14:textId="02200130" w:rsidR="00957454" w:rsidRPr="00EC7010" w:rsidRDefault="00957454" w:rsidP="00957454">
      <w:pPr>
        <w:pStyle w:val="ListParagraph"/>
        <w:numPr>
          <w:ilvl w:val="0"/>
          <w:numId w:val="5"/>
        </w:numPr>
        <w:rPr>
          <w:sz w:val="20"/>
          <w:szCs w:val="20"/>
        </w:rPr>
      </w:pPr>
      <w:commentRangeStart w:id="19"/>
      <w:proofErr w:type="spellStart"/>
      <w:r w:rsidRPr="00EC7010">
        <w:rPr>
          <w:sz w:val="20"/>
          <w:szCs w:val="20"/>
        </w:rPr>
        <w:t>InVars</w:t>
      </w:r>
      <w:proofErr w:type="spellEnd"/>
      <w:r w:rsidRPr="00EC7010">
        <w:rPr>
          <w:sz w:val="20"/>
          <w:szCs w:val="20"/>
        </w:rPr>
        <w:t xml:space="preserve">: matrix; array listing the variable names that are used as input (e.g. 'pH' or 'CO3-2.tot'). Must have the same length as defined </w:t>
      </w:r>
      <w:proofErr w:type="spellStart"/>
      <w:r w:rsidRPr="00EC7010">
        <w:rPr>
          <w:sz w:val="20"/>
          <w:szCs w:val="20"/>
        </w:rPr>
        <w:t>NoCells</w:t>
      </w:r>
      <w:proofErr w:type="spellEnd"/>
      <w:r w:rsidRPr="00EC7010">
        <w:rPr>
          <w:sz w:val="20"/>
          <w:szCs w:val="20"/>
        </w:rPr>
        <w:t>.</w:t>
      </w:r>
      <w:commentRangeEnd w:id="19"/>
      <w:r w:rsidR="00AB6661" w:rsidRPr="00EC7010">
        <w:rPr>
          <w:rStyle w:val="CommentReference"/>
          <w:lang w:val="en-GB"/>
        </w:rPr>
        <w:commentReference w:id="19"/>
      </w:r>
    </w:p>
    <w:p w14:paraId="236095FD" w14:textId="18C29485" w:rsidR="00957454" w:rsidRPr="00EC7010" w:rsidRDefault="002E5E75" w:rsidP="00957454">
      <w:pPr>
        <w:pStyle w:val="ListParagraph"/>
        <w:numPr>
          <w:ilvl w:val="0"/>
          <w:numId w:val="5"/>
        </w:numPr>
      </w:pPr>
      <w:r w:rsidRPr="00EC7010">
        <w:rPr>
          <w:rFonts w:ascii="Consolas" w:hAnsi="Consolas" w:cs="Consolas"/>
          <w:noProof/>
          <w:sz w:val="20"/>
          <w:szCs w:val="20"/>
          <w:lang w:val="en-GB" w:eastAsia="en-GB"/>
        </w:rPr>
        <mc:AlternateContent>
          <mc:Choice Requires="wps">
            <w:drawing>
              <wp:anchor distT="0" distB="0" distL="114300" distR="114300" simplePos="0" relativeHeight="251665408" behindDoc="1" locked="0" layoutInCell="1" allowOverlap="1" wp14:anchorId="309F2D17" wp14:editId="38447762">
                <wp:simplePos x="0" y="0"/>
                <wp:positionH relativeFrom="column">
                  <wp:posOffset>-38911</wp:posOffset>
                </wp:positionH>
                <wp:positionV relativeFrom="paragraph">
                  <wp:posOffset>399333</wp:posOffset>
                </wp:positionV>
                <wp:extent cx="5797550" cy="593387"/>
                <wp:effectExtent l="0" t="0" r="19050" b="16510"/>
                <wp:wrapNone/>
                <wp:docPr id="14" name="Rectangle 14"/>
                <wp:cNvGraphicFramePr/>
                <a:graphic xmlns:a="http://schemas.openxmlformats.org/drawingml/2006/main">
                  <a:graphicData uri="http://schemas.microsoft.com/office/word/2010/wordprocessingShape">
                    <wps:wsp>
                      <wps:cNvSpPr/>
                      <wps:spPr>
                        <a:xfrm>
                          <a:off x="0" y="0"/>
                          <a:ext cx="5797550" cy="593387"/>
                        </a:xfrm>
                        <a:prstGeom prst="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87205C" id="Rectangle 14" o:spid="_x0000_s1026" style="position:absolute;margin-left:-3.05pt;margin-top:31.45pt;width:456.5pt;height:46.7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" fillcolor="#e2efd9 [665]" strokecolor="black [3213]" strokeweight="1pt"/>
            </w:pict>
          </mc:Fallback>
        </mc:AlternateContent>
      </w:r>
      <w:proofErr w:type="spellStart"/>
      <w:r w:rsidR="00957454" w:rsidRPr="00EC7010">
        <w:rPr>
          <w:sz w:val="20"/>
          <w:szCs w:val="20"/>
        </w:rPr>
        <w:t>OutVars</w:t>
      </w:r>
      <w:proofErr w:type="spellEnd"/>
      <w:r w:rsidR="00957454" w:rsidRPr="00EC7010">
        <w:rPr>
          <w:sz w:val="20"/>
          <w:szCs w:val="20"/>
        </w:rPr>
        <w:t xml:space="preserve">: matrix; array listing the variable names that are defined as output (e.g. 'pH' or 'CO3-2.con'). </w:t>
      </w:r>
      <w:del w:id="20" w:author="guido de Zeeuw" w:date="2022-08-21T11:30:00Z">
        <w:r w:rsidR="00957454" w:rsidRPr="00EC7010" w:rsidDel="007D15EF">
          <w:rPr>
            <w:sz w:val="20"/>
            <w:szCs w:val="20"/>
          </w:rPr>
          <w:delText>Must have the same length as defined NoCells</w:delText>
        </w:r>
        <w:r w:rsidR="00957454" w:rsidRPr="00EC7010" w:rsidDel="007D15EF">
          <w:delText>.</w:delText>
        </w:r>
      </w:del>
    </w:p>
    <w:p w14:paraId="08E000DF" w14:textId="6196F40A" w:rsidR="00957454" w:rsidRPr="00EC7010" w:rsidRDefault="00957454" w:rsidP="00957454">
      <w:pPr>
        <w:rPr>
          <w:b/>
          <w:bCs/>
          <w:lang w:val="en-US"/>
        </w:rPr>
      </w:pPr>
      <w:r w:rsidRPr="00EC7010">
        <w:rPr>
          <w:b/>
          <w:bCs/>
          <w:lang w:val="en-US"/>
        </w:rPr>
        <w:t>OUTPUT</w:t>
      </w:r>
    </w:p>
    <w:p w14:paraId="5F8DE694" w14:textId="708ABFA8" w:rsidR="00957454" w:rsidRPr="00EC7010" w:rsidRDefault="00957454" w:rsidP="00957454">
      <w:pPr>
        <w:rPr>
          <w:lang w:val="en-US"/>
        </w:rPr>
      </w:pPr>
      <w:r w:rsidRPr="00EC7010">
        <w:rPr>
          <w:lang w:val="en-US"/>
        </w:rPr>
        <w:t>None</w:t>
      </w:r>
    </w:p>
    <w:p w14:paraId="3593F7A8" w14:textId="3BB9F2CE" w:rsidR="00957454" w:rsidRPr="00EC7010" w:rsidRDefault="002E5E75" w:rsidP="00957454">
      <w:pPr>
        <w:rPr>
          <w:lang w:val="en-US"/>
        </w:rPr>
      </w:pPr>
      <w:r w:rsidRPr="00EC7010">
        <w:rPr>
          <w:rFonts w:ascii="Consolas" w:hAnsi="Consolas" w:cs="Consolas"/>
          <w:noProof/>
          <w:sz w:val="17"/>
          <w:szCs w:val="17"/>
          <w:lang w:eastAsia="en-GB"/>
        </w:rPr>
        <mc:AlternateContent>
          <mc:Choice Requires="wps">
            <w:drawing>
              <wp:anchor distT="0" distB="0" distL="114300" distR="114300" simplePos="0" relativeHeight="251667456" behindDoc="1" locked="0" layoutInCell="1" allowOverlap="1" wp14:anchorId="62798CE2" wp14:editId="3249754A">
                <wp:simplePos x="0" y="0"/>
                <wp:positionH relativeFrom="column">
                  <wp:posOffset>-38911</wp:posOffset>
                </wp:positionH>
                <wp:positionV relativeFrom="paragraph">
                  <wp:posOffset>143091</wp:posOffset>
                </wp:positionV>
                <wp:extent cx="5797550" cy="806964"/>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5797550" cy="806964"/>
                        </a:xfrm>
                        <a:prstGeom prst="rect">
                          <a:avLst/>
                        </a:prstGeom>
                        <a:solidFill>
                          <a:schemeClr val="accent2">
                            <a:lumMod val="60000"/>
                            <a:lumOff val="4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90E058" id="Rectangle 15" o:spid="_x0000_s1026" style="position:absolute;margin-left:-3.05pt;margin-top:11.25pt;width:456.5pt;height:63.5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" fillcolor="#f4b083 [1941]" strokecolor="black [3213]" strokeweight="1pt"/>
            </w:pict>
          </mc:Fallback>
        </mc:AlternateContent>
      </w:r>
    </w:p>
    <w:p w14:paraId="310C007C" w14:textId="28AC3B8D" w:rsidR="00957454" w:rsidRPr="00EC7010" w:rsidRDefault="00957454" w:rsidP="00957454">
      <w:pPr>
        <w:rPr>
          <w:lang w:val="en-US"/>
        </w:rPr>
      </w:pPr>
      <w:r w:rsidRPr="00EC7010">
        <w:rPr>
          <w:b/>
          <w:bCs/>
          <w:lang w:val="en-US"/>
        </w:rPr>
        <w:t>FUNCTION</w:t>
      </w:r>
      <w:r w:rsidRPr="00EC7010">
        <w:rPr>
          <w:lang w:val="en-US"/>
        </w:rPr>
        <w:t xml:space="preserve"> </w:t>
      </w:r>
      <w:r w:rsidRPr="00EC7010">
        <w:rPr>
          <w:b/>
          <w:bCs/>
          <w:lang w:val="en-US"/>
        </w:rPr>
        <w:t>DESCRIPTION</w:t>
      </w:r>
    </w:p>
    <w:p w14:paraId="141E1949" w14:textId="21553CDA" w:rsidR="00957454" w:rsidRPr="00EC7010" w:rsidRDefault="00957454" w:rsidP="00957454">
      <w:pPr>
        <w:rPr>
          <w:lang w:val="en-US"/>
        </w:rPr>
      </w:pPr>
      <w:r w:rsidRPr="00EC7010">
        <w:rPr>
          <w:lang w:val="en-US"/>
        </w:rPr>
        <w:t>Function</w:t>
      </w:r>
      <w:ins w:id="21" w:author="Cristhian Andrade Corona" w:date="2022-08-03T10:08:00Z">
        <w:r w:rsidR="00AB6661" w:rsidRPr="00EC7010">
          <w:rPr>
            <w:lang w:val="en-US"/>
          </w:rPr>
          <w:t xml:space="preserve"> that</w:t>
        </w:r>
      </w:ins>
      <w:r w:rsidRPr="00EC7010">
        <w:rPr>
          <w:lang w:val="en-US"/>
        </w:rPr>
        <w:t xml:space="preserve"> takes the user defined chemical system boundaries (chemical system, number of cells) as input and constructs a so-called 'calculator'-object around this information. This information is now stored in this 'p' variable and can be used in further calculations.</w:t>
      </w:r>
    </w:p>
    <w:p w14:paraId="4E4BD21A" w14:textId="17924748" w:rsidR="00957454" w:rsidRPr="00EC7010" w:rsidRDefault="00957454" w:rsidP="00957454">
      <w:pPr>
        <w:rPr>
          <w:lang w:val="en-US"/>
        </w:rPr>
      </w:pPr>
    </w:p>
    <w:p w14:paraId="452CA4CB" w14:textId="733A590C" w:rsidR="000E0538" w:rsidRPr="00EC7010" w:rsidRDefault="000E0538" w:rsidP="00957454">
      <w:pPr>
        <w:rPr>
          <w:lang w:val="en-US"/>
        </w:rPr>
      </w:pPr>
    </w:p>
    <w:p w14:paraId="0B7FDF3E" w14:textId="653BAFFF" w:rsidR="000E0538" w:rsidRPr="00EC7010" w:rsidRDefault="000E0538" w:rsidP="00957454">
      <w:pPr>
        <w:rPr>
          <w:lang w:val="en-US"/>
        </w:rPr>
      </w:pPr>
    </w:p>
    <w:p w14:paraId="06038BF6" w14:textId="07762CEB" w:rsidR="000E0538" w:rsidRPr="00EC7010" w:rsidRDefault="000E0538" w:rsidP="00957454">
      <w:pPr>
        <w:rPr>
          <w:lang w:val="en-US"/>
        </w:rPr>
      </w:pPr>
    </w:p>
    <w:p w14:paraId="7CE70139" w14:textId="2E57B176" w:rsidR="00957454" w:rsidRPr="00EC7010" w:rsidRDefault="000E0538" w:rsidP="00957454">
      <w:pPr>
        <w:pStyle w:val="HTMLPreformatted"/>
        <w:pBdr>
          <w:top w:val="single" w:sz="6" w:space="2" w:color="888888"/>
          <w:left w:val="single" w:sz="6" w:space="2" w:color="888888"/>
          <w:bottom w:val="single" w:sz="6" w:space="2" w:color="888888"/>
          <w:right w:val="single" w:sz="6" w:space="2" w:color="888888"/>
        </w:pBdr>
        <w:rPr>
          <w:rFonts w:ascii="Consolas" w:hAnsi="Consolas" w:cs="Consolas"/>
          <w:lang w:val="en-US"/>
        </w:rPr>
      </w:pPr>
      <w:r w:rsidRPr="00EC7010">
        <w:rPr>
          <w:rFonts w:ascii="Consolas" w:hAnsi="Consolas" w:cs="Consolas"/>
          <w:b/>
          <w:bCs/>
          <w:noProof/>
        </w:rPr>
        <mc:AlternateContent>
          <mc:Choice Requires="wps">
            <w:drawing>
              <wp:anchor distT="0" distB="0" distL="114300" distR="114300" simplePos="0" relativeHeight="251669504" behindDoc="1" locked="0" layoutInCell="1" allowOverlap="1" wp14:anchorId="202D12E8" wp14:editId="29333D43">
                <wp:simplePos x="0" y="0"/>
                <wp:positionH relativeFrom="column">
                  <wp:posOffset>-38911</wp:posOffset>
                </wp:positionH>
                <wp:positionV relativeFrom="paragraph">
                  <wp:posOffset>204281</wp:posOffset>
                </wp:positionV>
                <wp:extent cx="5797550" cy="593387"/>
                <wp:effectExtent l="0" t="0" r="19050" b="16510"/>
                <wp:wrapNone/>
                <wp:docPr id="16" name="Rectangle 16"/>
                <wp:cNvGraphicFramePr/>
                <a:graphic xmlns:a="http://schemas.openxmlformats.org/drawingml/2006/main">
                  <a:graphicData uri="http://schemas.microsoft.com/office/word/2010/wordprocessingShape">
                    <wps:wsp>
                      <wps:cNvSpPr/>
                      <wps:spPr>
                        <a:xfrm>
                          <a:off x="0" y="0"/>
                          <a:ext cx="5797550" cy="593387"/>
                        </a:xfrm>
                        <a:prstGeom prst="rect">
                          <a:avLst/>
                        </a:prstGeom>
                        <a:solidFill>
                          <a:schemeClr val="accent5">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85035E" id="Rectangle 16" o:spid="_x0000_s1026" style="position:absolute;margin-left:-3.05pt;margin-top:16.1pt;width:456.5pt;height:46.7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" fillcolor="#deeaf6 [664]" strokecolor="black [3213]" strokeweight="1pt"/>
            </w:pict>
          </mc:Fallback>
        </mc:AlternateContent>
      </w:r>
      <w:proofErr w:type="spellStart"/>
      <w:r w:rsidR="00957454" w:rsidRPr="00EC7010">
        <w:rPr>
          <w:rFonts w:ascii="Consolas" w:hAnsi="Consolas" w:cs="Consolas"/>
          <w:b/>
          <w:bCs/>
          <w:lang w:val="en-US"/>
        </w:rPr>
        <w:t>p.updatevalues</w:t>
      </w:r>
      <w:proofErr w:type="spellEnd"/>
      <w:r w:rsidRPr="00EC7010">
        <w:rPr>
          <w:rFonts w:ascii="Consolas" w:hAnsi="Consolas" w:cs="Consolas"/>
          <w:lang w:val="en-US"/>
        </w:rPr>
        <w:t>(IN)</w:t>
      </w:r>
    </w:p>
    <w:p w14:paraId="26F0BF48" w14:textId="3D3F9E7B" w:rsidR="00957454" w:rsidRPr="00EC7010" w:rsidRDefault="00957454" w:rsidP="00957454">
      <w:pPr>
        <w:rPr>
          <w:b/>
          <w:bCs/>
          <w:szCs w:val="20"/>
          <w:lang w:val="en-US"/>
        </w:rPr>
      </w:pPr>
      <w:r w:rsidRPr="00EC7010">
        <w:rPr>
          <w:b/>
          <w:bCs/>
          <w:szCs w:val="20"/>
          <w:lang w:val="en-US"/>
        </w:rPr>
        <w:t>INPUT</w:t>
      </w:r>
    </w:p>
    <w:p w14:paraId="2DA91912" w14:textId="62B735CF" w:rsidR="00957454" w:rsidRPr="00EC7010" w:rsidRDefault="000E0538" w:rsidP="00957454">
      <w:pPr>
        <w:pStyle w:val="ListParagraph"/>
        <w:numPr>
          <w:ilvl w:val="0"/>
          <w:numId w:val="6"/>
        </w:numPr>
        <w:rPr>
          <w:sz w:val="20"/>
          <w:szCs w:val="20"/>
        </w:rPr>
      </w:pPr>
      <w:r w:rsidRPr="00EC7010">
        <w:rPr>
          <w:rFonts w:ascii="Consolas" w:hAnsi="Consolas" w:cs="Consolas"/>
          <w:noProof/>
          <w:sz w:val="20"/>
          <w:szCs w:val="20"/>
          <w:lang w:val="en-GB" w:eastAsia="en-GB"/>
        </w:rPr>
        <mc:AlternateContent>
          <mc:Choice Requires="wps">
            <w:drawing>
              <wp:anchor distT="0" distB="0" distL="114300" distR="114300" simplePos="0" relativeHeight="251671552" behindDoc="1" locked="0" layoutInCell="1" allowOverlap="1" wp14:anchorId="17A16D35" wp14:editId="3E869B1E">
                <wp:simplePos x="0" y="0"/>
                <wp:positionH relativeFrom="column">
                  <wp:posOffset>-38911</wp:posOffset>
                </wp:positionH>
                <wp:positionV relativeFrom="paragraph">
                  <wp:posOffset>393173</wp:posOffset>
                </wp:positionV>
                <wp:extent cx="5797550" cy="437745"/>
                <wp:effectExtent l="0" t="0" r="19050" b="6985"/>
                <wp:wrapNone/>
                <wp:docPr id="17" name="Rectangle 17"/>
                <wp:cNvGraphicFramePr/>
                <a:graphic xmlns:a="http://schemas.openxmlformats.org/drawingml/2006/main">
                  <a:graphicData uri="http://schemas.microsoft.com/office/word/2010/wordprocessingShape">
                    <wps:wsp>
                      <wps:cNvSpPr/>
                      <wps:spPr>
                        <a:xfrm>
                          <a:off x="0" y="0"/>
                          <a:ext cx="5797550" cy="437745"/>
                        </a:xfrm>
                        <a:prstGeom prst="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EF9EF" id="Rectangle 17" o:spid="_x0000_s1026" style="position:absolute;margin-left:-3.05pt;margin-top:30.95pt;width:456.5pt;height:34.45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" fillcolor="#e2efd9 [665]" strokecolor="black [3213]" strokeweight="1pt"/>
            </w:pict>
          </mc:Fallback>
        </mc:AlternateContent>
      </w:r>
      <w:r w:rsidR="00957454" w:rsidRPr="00EC7010">
        <w:rPr>
          <w:sz w:val="20"/>
          <w:szCs w:val="20"/>
        </w:rPr>
        <w:t xml:space="preserve">IN:  matrix; </w:t>
      </w:r>
      <w:ins w:id="22" w:author="guido de Zeeuw" w:date="2022-08-21T11:31:00Z">
        <w:r w:rsidR="007D15EF" w:rsidRPr="00EC7010">
          <w:rPr>
            <w:sz w:val="20"/>
            <w:szCs w:val="20"/>
          </w:rPr>
          <w:t xml:space="preserve">containing an </w:t>
        </w:r>
      </w:ins>
      <w:r w:rsidR="00957454" w:rsidRPr="00EC7010">
        <w:rPr>
          <w:sz w:val="20"/>
          <w:szCs w:val="20"/>
        </w:rPr>
        <w:t>array for every cell which is used to update the bulk-composition of the system for which equilibrium is calculated.</w:t>
      </w:r>
    </w:p>
    <w:p w14:paraId="3B70DABC" w14:textId="583EAB51" w:rsidR="00957454" w:rsidRPr="00EC7010" w:rsidRDefault="00957454" w:rsidP="00957454">
      <w:pPr>
        <w:rPr>
          <w:b/>
          <w:bCs/>
          <w:szCs w:val="20"/>
          <w:lang w:val="en-US"/>
        </w:rPr>
      </w:pPr>
      <w:r w:rsidRPr="00EC7010">
        <w:rPr>
          <w:b/>
          <w:bCs/>
          <w:szCs w:val="20"/>
          <w:lang w:val="en-US"/>
        </w:rPr>
        <w:t>OUTPUT</w:t>
      </w:r>
    </w:p>
    <w:p w14:paraId="44B5BDF1" w14:textId="53DE410A" w:rsidR="00957454" w:rsidRPr="00EC7010" w:rsidRDefault="000E0538" w:rsidP="00957454">
      <w:pPr>
        <w:rPr>
          <w:szCs w:val="20"/>
          <w:lang w:val="en-US"/>
        </w:rPr>
      </w:pPr>
      <w:r w:rsidRPr="00EC7010">
        <w:rPr>
          <w:rFonts w:ascii="Consolas" w:hAnsi="Consolas" w:cs="Consolas"/>
          <w:noProof/>
          <w:szCs w:val="20"/>
          <w:lang w:eastAsia="en-GB"/>
        </w:rPr>
        <mc:AlternateContent>
          <mc:Choice Requires="wps">
            <w:drawing>
              <wp:anchor distT="0" distB="0" distL="114300" distR="114300" simplePos="0" relativeHeight="251673600" behindDoc="1" locked="0" layoutInCell="1" allowOverlap="1" wp14:anchorId="0DC5531E" wp14:editId="741F8EC5">
                <wp:simplePos x="0" y="0"/>
                <wp:positionH relativeFrom="column">
                  <wp:posOffset>-38735</wp:posOffset>
                </wp:positionH>
                <wp:positionV relativeFrom="paragraph">
                  <wp:posOffset>167437</wp:posOffset>
                </wp:positionV>
                <wp:extent cx="5797550" cy="564204"/>
                <wp:effectExtent l="0" t="0" r="19050" b="7620"/>
                <wp:wrapNone/>
                <wp:docPr id="19" name="Rectangle 19"/>
                <wp:cNvGraphicFramePr/>
                <a:graphic xmlns:a="http://schemas.openxmlformats.org/drawingml/2006/main">
                  <a:graphicData uri="http://schemas.microsoft.com/office/word/2010/wordprocessingShape">
                    <wps:wsp>
                      <wps:cNvSpPr/>
                      <wps:spPr>
                        <a:xfrm>
                          <a:off x="0" y="0"/>
                          <a:ext cx="5797550" cy="564204"/>
                        </a:xfrm>
                        <a:prstGeom prst="rect">
                          <a:avLst/>
                        </a:prstGeom>
                        <a:solidFill>
                          <a:schemeClr val="accent2">
                            <a:lumMod val="60000"/>
                            <a:lumOff val="4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97A39B" id="Rectangle 19" o:spid="_x0000_s1026" style="position:absolute;margin-left:-3.05pt;margin-top:13.2pt;width:456.5pt;height:44.45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" fillcolor="#f4b083 [1941]" strokecolor="black [3213]" strokeweight="1pt"/>
            </w:pict>
          </mc:Fallback>
        </mc:AlternateContent>
      </w:r>
      <w:r w:rsidR="00957454" w:rsidRPr="00EC7010">
        <w:rPr>
          <w:szCs w:val="20"/>
          <w:lang w:val="en-US"/>
        </w:rPr>
        <w:t>None</w:t>
      </w:r>
    </w:p>
    <w:p w14:paraId="6D49685F" w14:textId="32207119" w:rsidR="00957454" w:rsidRPr="00EC7010" w:rsidRDefault="00957454" w:rsidP="005E51E9">
      <w:pPr>
        <w:spacing w:before="120"/>
        <w:rPr>
          <w:b/>
          <w:bCs/>
          <w:szCs w:val="20"/>
          <w:lang w:val="en-US"/>
        </w:rPr>
      </w:pPr>
      <w:r w:rsidRPr="00EC7010">
        <w:rPr>
          <w:b/>
          <w:bCs/>
          <w:szCs w:val="20"/>
          <w:lang w:val="en-US"/>
        </w:rPr>
        <w:t>FUNCTION DESCRIPTION</w:t>
      </w:r>
    </w:p>
    <w:p w14:paraId="06582007" w14:textId="2AE4D055" w:rsidR="00957454" w:rsidRPr="00EC7010" w:rsidRDefault="00957454" w:rsidP="00957454">
      <w:pPr>
        <w:rPr>
          <w:szCs w:val="20"/>
          <w:lang w:val="en-US"/>
        </w:rPr>
      </w:pPr>
      <w:r w:rsidRPr="00EC7010">
        <w:rPr>
          <w:szCs w:val="20"/>
          <w:lang w:val="en-US"/>
        </w:rPr>
        <w:t>Function takes</w:t>
      </w:r>
      <w:ins w:id="23" w:author="Cristhian Andrade Corona" w:date="2022-08-03T10:09:00Z">
        <w:r w:rsidR="00AB6661" w:rsidRPr="00EC7010">
          <w:rPr>
            <w:szCs w:val="20"/>
            <w:lang w:val="en-US"/>
          </w:rPr>
          <w:t xml:space="preserve"> an</w:t>
        </w:r>
      </w:ins>
      <w:r w:rsidRPr="00EC7010">
        <w:rPr>
          <w:szCs w:val="20"/>
          <w:lang w:val="en-US"/>
        </w:rPr>
        <w:t xml:space="preserve"> array (or matrix for multidimensional systems) as input containing values for the variables listed in </w:t>
      </w:r>
      <w:proofErr w:type="spellStart"/>
      <w:r w:rsidRPr="00EC7010">
        <w:rPr>
          <w:szCs w:val="20"/>
          <w:lang w:val="en-US"/>
        </w:rPr>
        <w:t>InVars</w:t>
      </w:r>
      <w:proofErr w:type="spellEnd"/>
      <w:r w:rsidRPr="00EC7010">
        <w:rPr>
          <w:szCs w:val="20"/>
          <w:lang w:val="en-US"/>
        </w:rPr>
        <w:t xml:space="preserve"> (see </w:t>
      </w:r>
      <w:proofErr w:type="spellStart"/>
      <w:r w:rsidRPr="00EC7010">
        <w:rPr>
          <w:szCs w:val="20"/>
          <w:lang w:val="en-US"/>
        </w:rPr>
        <w:t>p.initialise</w:t>
      </w:r>
      <w:proofErr w:type="spellEnd"/>
      <w:r w:rsidRPr="00EC7010">
        <w:rPr>
          <w:szCs w:val="20"/>
          <w:lang w:val="en-US"/>
        </w:rPr>
        <w:t>).</w:t>
      </w:r>
    </w:p>
    <w:p w14:paraId="6B9F1152" w14:textId="77777777" w:rsidR="000E0538" w:rsidRPr="00EC7010" w:rsidRDefault="000E0538" w:rsidP="00957454">
      <w:pPr>
        <w:rPr>
          <w:lang w:val="en-US"/>
        </w:rPr>
      </w:pPr>
    </w:p>
    <w:p w14:paraId="5B4F3C31" w14:textId="79C944AA" w:rsidR="00957454" w:rsidRPr="00EC7010" w:rsidRDefault="00957454" w:rsidP="00957454">
      <w:pPr>
        <w:rPr>
          <w:lang w:val="en-US"/>
        </w:rPr>
      </w:pPr>
    </w:p>
    <w:p w14:paraId="395C1F6D" w14:textId="77777777" w:rsidR="008C45F1" w:rsidRPr="00EC7010" w:rsidRDefault="008C45F1" w:rsidP="00957454">
      <w:pPr>
        <w:rPr>
          <w:lang w:val="en-US"/>
        </w:rPr>
      </w:pPr>
    </w:p>
    <w:p w14:paraId="219028BF" w14:textId="77D2BAF7" w:rsidR="00957454" w:rsidRPr="00EC7010" w:rsidRDefault="000E0538" w:rsidP="00957454">
      <w:pPr>
        <w:pStyle w:val="HTMLPreformatted"/>
        <w:pBdr>
          <w:top w:val="single" w:sz="6" w:space="2" w:color="888888"/>
          <w:left w:val="single" w:sz="6" w:space="2" w:color="888888"/>
          <w:bottom w:val="single" w:sz="6" w:space="2" w:color="888888"/>
          <w:right w:val="single" w:sz="6" w:space="2" w:color="888888"/>
        </w:pBdr>
        <w:rPr>
          <w:rFonts w:ascii="Consolas" w:hAnsi="Consolas" w:cs="Consolas"/>
          <w:lang w:val="en-US"/>
        </w:rPr>
      </w:pPr>
      <w:r w:rsidRPr="00EC7010">
        <w:rPr>
          <w:rFonts w:ascii="Consolas" w:hAnsi="Consolas" w:cs="Consolas"/>
          <w:b/>
          <w:bCs/>
          <w:noProof/>
        </w:rPr>
        <w:lastRenderedPageBreak/>
        <mc:AlternateContent>
          <mc:Choice Requires="wps">
            <w:drawing>
              <wp:anchor distT="0" distB="0" distL="114300" distR="114300" simplePos="0" relativeHeight="251675648" behindDoc="1" locked="0" layoutInCell="1" allowOverlap="1" wp14:anchorId="59C1AD63" wp14:editId="6C2A501A">
                <wp:simplePos x="0" y="0"/>
                <wp:positionH relativeFrom="column">
                  <wp:posOffset>-38735</wp:posOffset>
                </wp:positionH>
                <wp:positionV relativeFrom="paragraph">
                  <wp:posOffset>199593</wp:posOffset>
                </wp:positionV>
                <wp:extent cx="5797550" cy="408561"/>
                <wp:effectExtent l="0" t="0" r="19050" b="10795"/>
                <wp:wrapNone/>
                <wp:docPr id="20" name="Rectangle 20"/>
                <wp:cNvGraphicFramePr/>
                <a:graphic xmlns:a="http://schemas.openxmlformats.org/drawingml/2006/main">
                  <a:graphicData uri="http://schemas.microsoft.com/office/word/2010/wordprocessingShape">
                    <wps:wsp>
                      <wps:cNvSpPr/>
                      <wps:spPr>
                        <a:xfrm>
                          <a:off x="0" y="0"/>
                          <a:ext cx="5797550" cy="408561"/>
                        </a:xfrm>
                        <a:prstGeom prst="rect">
                          <a:avLst/>
                        </a:prstGeom>
                        <a:solidFill>
                          <a:schemeClr val="accent5">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9E9266" id="Rectangle 20" o:spid="_x0000_s1026" style="position:absolute;margin-left:-3.05pt;margin-top:15.7pt;width:456.5pt;height:32.1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" fillcolor="#deeaf6 [664]" strokecolor="black [3213]" strokeweight="1pt"/>
            </w:pict>
          </mc:Fallback>
        </mc:AlternateContent>
      </w:r>
      <w:proofErr w:type="spellStart"/>
      <w:r w:rsidR="00957454" w:rsidRPr="00EC7010">
        <w:rPr>
          <w:rFonts w:ascii="Consolas" w:hAnsi="Consolas" w:cs="Consolas"/>
          <w:b/>
          <w:bCs/>
          <w:lang w:val="en-US"/>
        </w:rPr>
        <w:t>p.calculate</w:t>
      </w:r>
      <w:proofErr w:type="spellEnd"/>
      <w:r w:rsidRPr="00EC7010">
        <w:rPr>
          <w:rFonts w:ascii="Consolas" w:hAnsi="Consolas" w:cs="Consolas"/>
          <w:lang w:val="en-US"/>
        </w:rPr>
        <w:t>()</w:t>
      </w:r>
    </w:p>
    <w:p w14:paraId="1138233E" w14:textId="5E3622A1" w:rsidR="00957454" w:rsidRPr="00EC7010" w:rsidRDefault="00957454" w:rsidP="00957454">
      <w:pPr>
        <w:rPr>
          <w:b/>
          <w:bCs/>
          <w:lang w:val="en-US"/>
        </w:rPr>
      </w:pPr>
      <w:r w:rsidRPr="00EC7010">
        <w:rPr>
          <w:b/>
          <w:bCs/>
          <w:lang w:val="en-US"/>
        </w:rPr>
        <w:t>INPUT</w:t>
      </w:r>
    </w:p>
    <w:p w14:paraId="58C619E9" w14:textId="54EF1953" w:rsidR="00957454" w:rsidRPr="00EC7010" w:rsidRDefault="000E0538" w:rsidP="000E0538">
      <w:pPr>
        <w:spacing w:after="120"/>
        <w:rPr>
          <w:lang w:val="en-US"/>
        </w:rPr>
      </w:pPr>
      <w:r w:rsidRPr="00EC7010">
        <w:rPr>
          <w:rFonts w:ascii="Consolas" w:hAnsi="Consolas" w:cs="Consolas"/>
          <w:noProof/>
          <w:sz w:val="17"/>
          <w:szCs w:val="17"/>
          <w:lang w:eastAsia="en-GB"/>
        </w:rPr>
        <mc:AlternateContent>
          <mc:Choice Requires="wps">
            <w:drawing>
              <wp:anchor distT="0" distB="0" distL="114300" distR="114300" simplePos="0" relativeHeight="251677696" behindDoc="1" locked="0" layoutInCell="1" allowOverlap="1" wp14:anchorId="40CDDBAB" wp14:editId="793273F1">
                <wp:simplePos x="0" y="0"/>
                <wp:positionH relativeFrom="column">
                  <wp:posOffset>-34724</wp:posOffset>
                </wp:positionH>
                <wp:positionV relativeFrom="paragraph">
                  <wp:posOffset>202669</wp:posOffset>
                </wp:positionV>
                <wp:extent cx="5797550" cy="544011"/>
                <wp:effectExtent l="0" t="0" r="19050" b="15240"/>
                <wp:wrapNone/>
                <wp:docPr id="21" name="Rectangle 21"/>
                <wp:cNvGraphicFramePr/>
                <a:graphic xmlns:a="http://schemas.openxmlformats.org/drawingml/2006/main">
                  <a:graphicData uri="http://schemas.microsoft.com/office/word/2010/wordprocessingShape">
                    <wps:wsp>
                      <wps:cNvSpPr/>
                      <wps:spPr>
                        <a:xfrm>
                          <a:off x="0" y="0"/>
                          <a:ext cx="5797550" cy="544011"/>
                        </a:xfrm>
                        <a:prstGeom prst="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CC7D77" id="Rectangle 21" o:spid="_x0000_s1026" style="position:absolute;margin-left:-2.75pt;margin-top:15.95pt;width:456.5pt;height:42.8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" fillcolor="#e2efd9 [665]" strokecolor="black [3213]" strokeweight="1pt"/>
            </w:pict>
          </mc:Fallback>
        </mc:AlternateContent>
      </w:r>
      <w:r w:rsidR="00957454" w:rsidRPr="00EC7010">
        <w:rPr>
          <w:lang w:val="en-US"/>
        </w:rPr>
        <w:t>None</w:t>
      </w:r>
    </w:p>
    <w:p w14:paraId="1D4B6C48" w14:textId="2709F904" w:rsidR="00957454" w:rsidRPr="00EC7010" w:rsidRDefault="00957454" w:rsidP="00957454">
      <w:pPr>
        <w:rPr>
          <w:b/>
          <w:bCs/>
          <w:lang w:val="en-US"/>
        </w:rPr>
      </w:pPr>
      <w:r w:rsidRPr="00EC7010">
        <w:rPr>
          <w:b/>
          <w:bCs/>
          <w:lang w:val="en-US"/>
        </w:rPr>
        <w:t>OUTPUT</w:t>
      </w:r>
    </w:p>
    <w:p w14:paraId="0FCEF0C9" w14:textId="528D735C" w:rsidR="00957454" w:rsidRPr="00EC7010" w:rsidRDefault="000E0538" w:rsidP="00957454">
      <w:pPr>
        <w:pStyle w:val="ListParagraph"/>
        <w:numPr>
          <w:ilvl w:val="0"/>
          <w:numId w:val="6"/>
        </w:numPr>
      </w:pPr>
      <w:r w:rsidRPr="00EC7010">
        <w:rPr>
          <w:rFonts w:ascii="Consolas" w:hAnsi="Consolas" w:cs="Consolas"/>
          <w:noProof/>
          <w:sz w:val="17"/>
          <w:szCs w:val="17"/>
          <w:lang w:val="en-GB" w:eastAsia="en-GB"/>
        </w:rPr>
        <mc:AlternateContent>
          <mc:Choice Requires="wps">
            <w:drawing>
              <wp:anchor distT="0" distB="0" distL="114300" distR="114300" simplePos="0" relativeHeight="251679744" behindDoc="1" locked="0" layoutInCell="1" allowOverlap="1" wp14:anchorId="39943328" wp14:editId="47835718">
                <wp:simplePos x="0" y="0"/>
                <wp:positionH relativeFrom="column">
                  <wp:posOffset>-34724</wp:posOffset>
                </wp:positionH>
                <wp:positionV relativeFrom="paragraph">
                  <wp:posOffset>378381</wp:posOffset>
                </wp:positionV>
                <wp:extent cx="5797550" cy="682906"/>
                <wp:effectExtent l="0" t="0" r="19050" b="15875"/>
                <wp:wrapNone/>
                <wp:docPr id="22" name="Rectangle 22"/>
                <wp:cNvGraphicFramePr/>
                <a:graphic xmlns:a="http://schemas.openxmlformats.org/drawingml/2006/main">
                  <a:graphicData uri="http://schemas.microsoft.com/office/word/2010/wordprocessingShape">
                    <wps:wsp>
                      <wps:cNvSpPr/>
                      <wps:spPr>
                        <a:xfrm>
                          <a:off x="0" y="0"/>
                          <a:ext cx="5797550" cy="682906"/>
                        </a:xfrm>
                        <a:prstGeom prst="rect">
                          <a:avLst/>
                        </a:prstGeom>
                        <a:solidFill>
                          <a:schemeClr val="accent2">
                            <a:lumMod val="60000"/>
                            <a:lumOff val="4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E1DD43" id="Rectangle 22" o:spid="_x0000_s1026" style="position:absolute;margin-left:-2.75pt;margin-top:29.8pt;width:456.5pt;height:53.75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" fillcolor="#f4b083 [1941]" strokecolor="black [3213]" strokeweight="1pt"/>
            </w:pict>
          </mc:Fallback>
        </mc:AlternateContent>
      </w:r>
      <w:ins w:id="24" w:author="guido de Zeeuw" w:date="2022-08-21T11:31:00Z">
        <w:r w:rsidR="007D15EF" w:rsidRPr="00EC7010">
          <w:t xml:space="preserve">Matrix containing an </w:t>
        </w:r>
      </w:ins>
      <w:del w:id="25" w:author="guido de Zeeuw" w:date="2022-08-21T11:31:00Z">
        <w:r w:rsidR="00366B4B" w:rsidRPr="00EC7010" w:rsidDel="007D15EF">
          <w:delText>A</w:delText>
        </w:r>
      </w:del>
      <w:ins w:id="26" w:author="guido de Zeeuw" w:date="2022-08-21T11:31:00Z">
        <w:r w:rsidR="007D15EF" w:rsidRPr="00EC7010">
          <w:t>a</w:t>
        </w:r>
      </w:ins>
      <w:r w:rsidR="00366B4B" w:rsidRPr="00EC7010">
        <w:t>rray</w:t>
      </w:r>
      <w:ins w:id="27" w:author="guido de Zeeuw" w:date="2022-08-21T11:31:00Z">
        <w:r w:rsidR="007D15EF" w:rsidRPr="00EC7010">
          <w:t xml:space="preserve"> for every cell</w:t>
        </w:r>
      </w:ins>
      <w:r w:rsidR="00366B4B" w:rsidRPr="00EC7010">
        <w:t xml:space="preserve"> with the same length </w:t>
      </w:r>
      <w:ins w:id="28" w:author="guido de Zeeuw" w:date="2022-08-21T11:32:00Z">
        <w:r w:rsidR="007D15EF" w:rsidRPr="00EC7010">
          <w:t xml:space="preserve">as </w:t>
        </w:r>
      </w:ins>
      <w:proofErr w:type="spellStart"/>
      <w:r w:rsidR="00366B4B" w:rsidRPr="00EC7010">
        <w:t>Outvars</w:t>
      </w:r>
      <w:proofErr w:type="spellEnd"/>
      <w:r w:rsidR="00366B4B" w:rsidRPr="00EC7010">
        <w:t xml:space="preserve"> </w:t>
      </w:r>
      <w:del w:id="29" w:author="guido de Zeeuw" w:date="2022-08-21T11:31:00Z">
        <w:r w:rsidR="00366B4B" w:rsidRPr="00EC7010" w:rsidDel="007D15EF">
          <w:delText xml:space="preserve">with </w:delText>
        </w:r>
      </w:del>
      <w:ins w:id="30" w:author="guido de Zeeuw" w:date="2022-08-21T11:31:00Z">
        <w:r w:rsidR="007D15EF" w:rsidRPr="00EC7010">
          <w:t xml:space="preserve">containing the </w:t>
        </w:r>
      </w:ins>
      <w:r w:rsidR="00366B4B" w:rsidRPr="00EC7010">
        <w:t>output values</w:t>
      </w:r>
      <w:ins w:id="31" w:author="guido de Zeeuw" w:date="2022-08-21T11:31:00Z">
        <w:r w:rsidR="007D15EF" w:rsidRPr="00EC7010">
          <w:t xml:space="preserve"> </w:t>
        </w:r>
      </w:ins>
      <w:ins w:id="32" w:author="guido de Zeeuw" w:date="2022-08-21T11:32:00Z">
        <w:r w:rsidR="007D15EF" w:rsidRPr="00EC7010">
          <w:t xml:space="preserve">specified in </w:t>
        </w:r>
        <w:proofErr w:type="spellStart"/>
        <w:r w:rsidR="007D15EF" w:rsidRPr="00EC7010">
          <w:t>Outvars</w:t>
        </w:r>
        <w:proofErr w:type="spellEnd"/>
        <w:r w:rsidR="007D15EF" w:rsidRPr="00EC7010">
          <w:t>.</w:t>
        </w:r>
      </w:ins>
      <w:del w:id="33" w:author="guido de Zeeuw" w:date="2022-08-21T11:31:00Z">
        <w:r w:rsidR="00366B4B" w:rsidRPr="00EC7010" w:rsidDel="007D15EF">
          <w:delText>.</w:delText>
        </w:r>
      </w:del>
    </w:p>
    <w:p w14:paraId="2DD18C78" w14:textId="45704874" w:rsidR="00366B4B" w:rsidRPr="00EC7010" w:rsidRDefault="00366B4B" w:rsidP="00366B4B">
      <w:pPr>
        <w:rPr>
          <w:b/>
          <w:bCs/>
          <w:lang w:val="en-US"/>
        </w:rPr>
      </w:pPr>
      <w:r w:rsidRPr="00EC7010">
        <w:rPr>
          <w:b/>
          <w:bCs/>
          <w:lang w:val="en-US"/>
        </w:rPr>
        <w:t>FUNCTION DESCRIPTION</w:t>
      </w:r>
    </w:p>
    <w:p w14:paraId="020AA517" w14:textId="01C059D2" w:rsidR="00366B4B" w:rsidRPr="00EC7010" w:rsidRDefault="00366B4B" w:rsidP="00366B4B">
      <w:pPr>
        <w:rPr>
          <w:lang w:val="en-US"/>
        </w:rPr>
      </w:pPr>
      <w:r w:rsidRPr="00EC7010">
        <w:rPr>
          <w:lang w:val="en-US"/>
        </w:rPr>
        <w:t>This function calculates</w:t>
      </w:r>
      <w:ins w:id="34" w:author="Cristhian Andrade Corona" w:date="2022-08-03T10:09:00Z">
        <w:r w:rsidR="00195577" w:rsidRPr="00EC7010">
          <w:rPr>
            <w:lang w:val="en-US"/>
          </w:rPr>
          <w:t xml:space="preserve"> the</w:t>
        </w:r>
      </w:ins>
      <w:r w:rsidRPr="00EC7010">
        <w:rPr>
          <w:lang w:val="en-US"/>
        </w:rPr>
        <w:t xml:space="preserve"> equilibrium for a system with given bulk composition (</w:t>
      </w:r>
      <w:proofErr w:type="spellStart"/>
      <w:r w:rsidRPr="00EC7010">
        <w:rPr>
          <w:lang w:val="en-US"/>
        </w:rPr>
        <w:t>initialised</w:t>
      </w:r>
      <w:proofErr w:type="spellEnd"/>
      <w:r w:rsidRPr="00EC7010">
        <w:rPr>
          <w:lang w:val="en-US"/>
        </w:rPr>
        <w:t xml:space="preserve"> with </w:t>
      </w:r>
      <w:proofErr w:type="spellStart"/>
      <w:r w:rsidRPr="00EC7010">
        <w:rPr>
          <w:lang w:val="en-US"/>
        </w:rPr>
        <w:t>p.updatevalues</w:t>
      </w:r>
      <w:proofErr w:type="spellEnd"/>
      <w:r w:rsidRPr="00EC7010">
        <w:rPr>
          <w:lang w:val="en-US"/>
        </w:rPr>
        <w:t xml:space="preserve">) and returns an array containing the results for variables specified in </w:t>
      </w:r>
      <w:proofErr w:type="spellStart"/>
      <w:r w:rsidRPr="00EC7010">
        <w:rPr>
          <w:lang w:val="en-US"/>
        </w:rPr>
        <w:t>OutVars</w:t>
      </w:r>
      <w:proofErr w:type="spellEnd"/>
      <w:r w:rsidRPr="00EC7010">
        <w:rPr>
          <w:lang w:val="en-US"/>
        </w:rPr>
        <w:t xml:space="preserve"> (see </w:t>
      </w:r>
      <w:proofErr w:type="spellStart"/>
      <w:r w:rsidRPr="00EC7010">
        <w:rPr>
          <w:lang w:val="en-US"/>
        </w:rPr>
        <w:t>p.initialise</w:t>
      </w:r>
      <w:proofErr w:type="spellEnd"/>
      <w:r w:rsidRPr="00EC7010">
        <w:rPr>
          <w:lang w:val="en-US"/>
        </w:rPr>
        <w:t>)</w:t>
      </w:r>
    </w:p>
    <w:p w14:paraId="08195DB9" w14:textId="50687591" w:rsidR="00366B4B" w:rsidRPr="00EC7010" w:rsidRDefault="00366B4B" w:rsidP="00366B4B">
      <w:pPr>
        <w:rPr>
          <w:lang w:val="en-US"/>
        </w:rPr>
      </w:pPr>
    </w:p>
    <w:p w14:paraId="52732267" w14:textId="77777777" w:rsidR="000E0538" w:rsidRPr="00EC7010" w:rsidRDefault="000E0538" w:rsidP="00366B4B">
      <w:pPr>
        <w:rPr>
          <w:lang w:val="en-US"/>
        </w:rPr>
      </w:pPr>
    </w:p>
    <w:p w14:paraId="2746577A" w14:textId="3F951D66" w:rsidR="00366B4B" w:rsidRPr="00EC7010" w:rsidRDefault="000E0538" w:rsidP="00366B4B">
      <w:pPr>
        <w:pStyle w:val="HTMLPreformatted"/>
        <w:pBdr>
          <w:top w:val="single" w:sz="6" w:space="2" w:color="888888"/>
          <w:left w:val="single" w:sz="6" w:space="2" w:color="888888"/>
          <w:bottom w:val="single" w:sz="6" w:space="2" w:color="888888"/>
          <w:right w:val="single" w:sz="6" w:space="2" w:color="888888"/>
        </w:pBdr>
        <w:rPr>
          <w:rFonts w:ascii="Consolas" w:hAnsi="Consolas" w:cs="Consolas"/>
          <w:lang w:val="en-US"/>
        </w:rPr>
      </w:pPr>
      <w:r w:rsidRPr="00EC7010">
        <w:rPr>
          <w:rFonts w:ascii="Consolas" w:hAnsi="Consolas" w:cs="Consolas"/>
          <w:b/>
          <w:bCs/>
          <w:noProof/>
        </w:rPr>
        <mc:AlternateContent>
          <mc:Choice Requires="wps">
            <w:drawing>
              <wp:anchor distT="0" distB="0" distL="114300" distR="114300" simplePos="0" relativeHeight="251681792" behindDoc="1" locked="0" layoutInCell="1" allowOverlap="1" wp14:anchorId="27B353EC" wp14:editId="481B346A">
                <wp:simplePos x="0" y="0"/>
                <wp:positionH relativeFrom="column">
                  <wp:posOffset>-38735</wp:posOffset>
                </wp:positionH>
                <wp:positionV relativeFrom="paragraph">
                  <wp:posOffset>204902</wp:posOffset>
                </wp:positionV>
                <wp:extent cx="5797550" cy="544748"/>
                <wp:effectExtent l="0" t="0" r="19050" b="14605"/>
                <wp:wrapNone/>
                <wp:docPr id="23" name="Rectangle 23"/>
                <wp:cNvGraphicFramePr/>
                <a:graphic xmlns:a="http://schemas.openxmlformats.org/drawingml/2006/main">
                  <a:graphicData uri="http://schemas.microsoft.com/office/word/2010/wordprocessingShape">
                    <wps:wsp>
                      <wps:cNvSpPr/>
                      <wps:spPr>
                        <a:xfrm>
                          <a:off x="0" y="0"/>
                          <a:ext cx="5797550" cy="544748"/>
                        </a:xfrm>
                        <a:prstGeom prst="rect">
                          <a:avLst/>
                        </a:prstGeom>
                        <a:solidFill>
                          <a:schemeClr val="accent5">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0502E8" id="Rectangle 23" o:spid="_x0000_s1026" style="position:absolute;margin-left:-3.05pt;margin-top:16.15pt;width:456.5pt;height:42.9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" fillcolor="#deeaf6 [664]" strokecolor="black [3213]" strokeweight="1pt"/>
            </w:pict>
          </mc:Fallback>
        </mc:AlternateContent>
      </w:r>
      <w:proofErr w:type="spellStart"/>
      <w:r w:rsidR="00366B4B" w:rsidRPr="00EC7010">
        <w:rPr>
          <w:rFonts w:ascii="Consolas" w:hAnsi="Consolas" w:cs="Consolas"/>
          <w:b/>
          <w:bCs/>
          <w:lang w:val="en-US"/>
        </w:rPr>
        <w:t>p.set_and_calcultate</w:t>
      </w:r>
      <w:proofErr w:type="spellEnd"/>
      <w:r w:rsidRPr="00EC7010">
        <w:rPr>
          <w:rFonts w:ascii="Consolas" w:hAnsi="Consolas" w:cs="Consolas"/>
          <w:lang w:val="en-US"/>
        </w:rPr>
        <w:t>(IN)</w:t>
      </w:r>
    </w:p>
    <w:p w14:paraId="707177C1" w14:textId="0197A67D" w:rsidR="00366B4B" w:rsidRPr="00EC7010" w:rsidRDefault="00366B4B" w:rsidP="00366B4B">
      <w:pPr>
        <w:rPr>
          <w:b/>
          <w:bCs/>
          <w:lang w:val="en-US"/>
        </w:rPr>
      </w:pPr>
      <w:r w:rsidRPr="00EC7010">
        <w:rPr>
          <w:b/>
          <w:bCs/>
          <w:lang w:val="en-US"/>
        </w:rPr>
        <w:t>INPUT</w:t>
      </w:r>
    </w:p>
    <w:p w14:paraId="0B92F560" w14:textId="3AF2D0A5" w:rsidR="00366B4B" w:rsidRPr="00EC7010" w:rsidRDefault="000E0538" w:rsidP="00366B4B">
      <w:pPr>
        <w:pStyle w:val="ListParagraph"/>
        <w:numPr>
          <w:ilvl w:val="0"/>
          <w:numId w:val="6"/>
        </w:numPr>
      </w:pPr>
      <w:r w:rsidRPr="00EC7010">
        <w:rPr>
          <w:rFonts w:ascii="Consolas" w:hAnsi="Consolas" w:cs="Consolas"/>
          <w:noProof/>
          <w:sz w:val="17"/>
          <w:szCs w:val="17"/>
          <w:lang w:val="en-GB" w:eastAsia="en-GB"/>
        </w:rPr>
        <mc:AlternateContent>
          <mc:Choice Requires="wps">
            <w:drawing>
              <wp:anchor distT="0" distB="0" distL="114300" distR="114300" simplePos="0" relativeHeight="251683840" behindDoc="1" locked="0" layoutInCell="1" allowOverlap="1" wp14:anchorId="43DDFA41" wp14:editId="47378892">
                <wp:simplePos x="0" y="0"/>
                <wp:positionH relativeFrom="column">
                  <wp:posOffset>-38735</wp:posOffset>
                </wp:positionH>
                <wp:positionV relativeFrom="paragraph">
                  <wp:posOffset>345237</wp:posOffset>
                </wp:positionV>
                <wp:extent cx="5797550" cy="505839"/>
                <wp:effectExtent l="0" t="0" r="19050" b="15240"/>
                <wp:wrapNone/>
                <wp:docPr id="24" name="Rectangle 24"/>
                <wp:cNvGraphicFramePr/>
                <a:graphic xmlns:a="http://schemas.openxmlformats.org/drawingml/2006/main">
                  <a:graphicData uri="http://schemas.microsoft.com/office/word/2010/wordprocessingShape">
                    <wps:wsp>
                      <wps:cNvSpPr/>
                      <wps:spPr>
                        <a:xfrm>
                          <a:off x="0" y="0"/>
                          <a:ext cx="5797550" cy="505839"/>
                        </a:xfrm>
                        <a:prstGeom prst="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39E2EC" id="Rectangle 24" o:spid="_x0000_s1026" style="position:absolute;margin-left:-3.05pt;margin-top:27.2pt;width:456.5pt;height:39.85pt;z-index:-251632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" fillcolor="#e2efd9 [665]" strokecolor="black [3213]" strokeweight="1pt"/>
            </w:pict>
          </mc:Fallback>
        </mc:AlternateContent>
      </w:r>
      <w:r w:rsidR="00366B4B" w:rsidRPr="00EC7010">
        <w:t>IN:  matrix; array for every cell which is used to update the bulk-composition of the system for which equilibrium is calculated.</w:t>
      </w:r>
    </w:p>
    <w:p w14:paraId="08817E6D" w14:textId="090CE294" w:rsidR="00366B4B" w:rsidRPr="00EC7010" w:rsidRDefault="00366B4B" w:rsidP="00366B4B">
      <w:pPr>
        <w:rPr>
          <w:b/>
          <w:bCs/>
          <w:lang w:val="en-US"/>
        </w:rPr>
      </w:pPr>
      <w:r w:rsidRPr="00EC7010">
        <w:rPr>
          <w:b/>
          <w:bCs/>
          <w:lang w:val="en-US"/>
        </w:rPr>
        <w:t>OUTPUT</w:t>
      </w:r>
    </w:p>
    <w:p w14:paraId="58CB1D1A" w14:textId="4672F84E" w:rsidR="00366B4B" w:rsidRPr="00EC7010" w:rsidRDefault="000E0538" w:rsidP="00366B4B">
      <w:pPr>
        <w:pStyle w:val="ListParagraph"/>
        <w:numPr>
          <w:ilvl w:val="0"/>
          <w:numId w:val="6"/>
        </w:numPr>
      </w:pPr>
      <w:r w:rsidRPr="00EC7010">
        <w:rPr>
          <w:rFonts w:ascii="Consolas" w:hAnsi="Consolas" w:cs="Consolas"/>
          <w:noProof/>
          <w:sz w:val="17"/>
          <w:szCs w:val="17"/>
          <w:lang w:val="en-GB" w:eastAsia="en-GB"/>
        </w:rPr>
        <mc:AlternateContent>
          <mc:Choice Requires="wps">
            <w:drawing>
              <wp:anchor distT="0" distB="0" distL="114300" distR="114300" simplePos="0" relativeHeight="251685888" behindDoc="1" locked="0" layoutInCell="1" allowOverlap="1" wp14:anchorId="0EFCBA22" wp14:editId="366B0BF2">
                <wp:simplePos x="0" y="0"/>
                <wp:positionH relativeFrom="column">
                  <wp:posOffset>-34724</wp:posOffset>
                </wp:positionH>
                <wp:positionV relativeFrom="paragraph">
                  <wp:posOffset>194037</wp:posOffset>
                </wp:positionV>
                <wp:extent cx="5797550" cy="868101"/>
                <wp:effectExtent l="0" t="0" r="19050" b="8255"/>
                <wp:wrapNone/>
                <wp:docPr id="25" name="Rectangle 25"/>
                <wp:cNvGraphicFramePr/>
                <a:graphic xmlns:a="http://schemas.openxmlformats.org/drawingml/2006/main">
                  <a:graphicData uri="http://schemas.microsoft.com/office/word/2010/wordprocessingShape">
                    <wps:wsp>
                      <wps:cNvSpPr/>
                      <wps:spPr>
                        <a:xfrm>
                          <a:off x="0" y="0"/>
                          <a:ext cx="5797550" cy="868101"/>
                        </a:xfrm>
                        <a:prstGeom prst="rect">
                          <a:avLst/>
                        </a:prstGeom>
                        <a:solidFill>
                          <a:schemeClr val="accent2">
                            <a:lumMod val="60000"/>
                            <a:lumOff val="4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CAD1E6" id="Rectangle 25" o:spid="_x0000_s1026" style="position:absolute;margin-left:-2.75pt;margin-top:15.3pt;width:456.5pt;height:68.35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" fillcolor="#f4b083 [1941]" strokecolor="black [3213]" strokeweight="1pt"/>
            </w:pict>
          </mc:Fallback>
        </mc:AlternateContent>
      </w:r>
      <w:r w:rsidR="00366B4B" w:rsidRPr="00EC7010">
        <w:t xml:space="preserve">Array with the same length </w:t>
      </w:r>
      <w:proofErr w:type="spellStart"/>
      <w:r w:rsidR="00366B4B" w:rsidRPr="00EC7010">
        <w:t>Outvars</w:t>
      </w:r>
      <w:proofErr w:type="spellEnd"/>
      <w:r w:rsidR="00366B4B" w:rsidRPr="00EC7010">
        <w:t xml:space="preserve"> with output values.</w:t>
      </w:r>
    </w:p>
    <w:p w14:paraId="1D9B3254" w14:textId="77126D45" w:rsidR="00366B4B" w:rsidRPr="00EC7010" w:rsidRDefault="00366B4B" w:rsidP="00366B4B">
      <w:pPr>
        <w:rPr>
          <w:b/>
          <w:bCs/>
          <w:lang w:val="en-US"/>
        </w:rPr>
      </w:pPr>
      <w:r w:rsidRPr="00EC7010">
        <w:rPr>
          <w:b/>
          <w:bCs/>
          <w:lang w:val="en-US"/>
        </w:rPr>
        <w:t>FUNCTION DESCRIPTION</w:t>
      </w:r>
    </w:p>
    <w:p w14:paraId="18F6DDD7" w14:textId="038D4BE2" w:rsidR="00366B4B" w:rsidRPr="00EC7010" w:rsidRDefault="00366B4B" w:rsidP="00366B4B">
      <w:pPr>
        <w:rPr>
          <w:lang w:val="en-US"/>
        </w:rPr>
      </w:pPr>
      <w:r w:rsidRPr="00EC7010">
        <w:rPr>
          <w:lang w:val="en-US"/>
        </w:rPr>
        <w:t xml:space="preserve">A combination of the functions </w:t>
      </w:r>
      <w:proofErr w:type="spellStart"/>
      <w:r w:rsidRPr="00EC7010">
        <w:rPr>
          <w:lang w:val="en-US"/>
        </w:rPr>
        <w:t>p.updatevalues</w:t>
      </w:r>
      <w:proofErr w:type="spellEnd"/>
      <w:r w:rsidRPr="00EC7010">
        <w:rPr>
          <w:lang w:val="en-US"/>
        </w:rPr>
        <w:t xml:space="preserve"> and </w:t>
      </w:r>
      <w:proofErr w:type="spellStart"/>
      <w:r w:rsidRPr="00EC7010">
        <w:rPr>
          <w:lang w:val="en-US"/>
        </w:rPr>
        <w:t>p.calculate</w:t>
      </w:r>
      <w:proofErr w:type="spellEnd"/>
      <w:r w:rsidRPr="00EC7010">
        <w:rPr>
          <w:lang w:val="en-US"/>
        </w:rPr>
        <w:t xml:space="preserve">. Takes an array with values as input containing a given 'bulk composition' for the variables specified in </w:t>
      </w:r>
      <w:proofErr w:type="spellStart"/>
      <w:r w:rsidRPr="00EC7010">
        <w:rPr>
          <w:lang w:val="en-US"/>
        </w:rPr>
        <w:t>InVars</w:t>
      </w:r>
      <w:proofErr w:type="spellEnd"/>
      <w:r w:rsidRPr="00EC7010">
        <w:rPr>
          <w:lang w:val="en-US"/>
        </w:rPr>
        <w:t xml:space="preserve"> (see </w:t>
      </w:r>
      <w:proofErr w:type="spellStart"/>
      <w:r w:rsidRPr="00EC7010">
        <w:rPr>
          <w:lang w:val="en-US"/>
        </w:rPr>
        <w:t>p.initialise</w:t>
      </w:r>
      <w:proofErr w:type="spellEnd"/>
      <w:r w:rsidRPr="00EC7010">
        <w:rPr>
          <w:lang w:val="en-US"/>
        </w:rPr>
        <w:t>). The function directly calculates</w:t>
      </w:r>
      <w:ins w:id="35" w:author="Cristhian Andrade Corona" w:date="2022-08-03T10:11:00Z">
        <w:r w:rsidR="00195577" w:rsidRPr="00EC7010">
          <w:rPr>
            <w:lang w:val="en-US"/>
          </w:rPr>
          <w:t xml:space="preserve"> the</w:t>
        </w:r>
      </w:ins>
      <w:r w:rsidRPr="00EC7010">
        <w:rPr>
          <w:lang w:val="en-US"/>
        </w:rPr>
        <w:t xml:space="preserve"> equilibrium and returns an array containing the result values for the variables specified in </w:t>
      </w:r>
      <w:proofErr w:type="spellStart"/>
      <w:r w:rsidRPr="00EC7010">
        <w:rPr>
          <w:lang w:val="en-US"/>
        </w:rPr>
        <w:t>OutVars</w:t>
      </w:r>
      <w:proofErr w:type="spellEnd"/>
      <w:r w:rsidRPr="00EC7010">
        <w:rPr>
          <w:lang w:val="en-US"/>
        </w:rPr>
        <w:t xml:space="preserve"> (see </w:t>
      </w:r>
      <w:proofErr w:type="spellStart"/>
      <w:r w:rsidRPr="00EC7010">
        <w:rPr>
          <w:lang w:val="en-US"/>
        </w:rPr>
        <w:t>p.initialise</w:t>
      </w:r>
      <w:proofErr w:type="spellEnd"/>
      <w:r w:rsidRPr="00EC7010">
        <w:rPr>
          <w:lang w:val="en-US"/>
        </w:rPr>
        <w:t>).</w:t>
      </w:r>
    </w:p>
    <w:p w14:paraId="41AB1840" w14:textId="77777777" w:rsidR="00942840" w:rsidRPr="00EC7010" w:rsidRDefault="00942840">
      <w:pPr>
        <w:rPr>
          <w:lang w:val="en-US"/>
        </w:rPr>
      </w:pPr>
    </w:p>
    <w:p w14:paraId="0EE8AA95" w14:textId="77777777" w:rsidR="00942840" w:rsidRPr="00EC7010" w:rsidRDefault="00942840">
      <w:pPr>
        <w:rPr>
          <w:lang w:val="en-US"/>
        </w:rPr>
      </w:pPr>
      <w:r w:rsidRPr="00EC7010">
        <w:rPr>
          <w:lang w:val="en-US"/>
        </w:rPr>
        <w:br w:type="page"/>
      </w:r>
    </w:p>
    <w:p w14:paraId="4055594A" w14:textId="7267506C" w:rsidR="00942840" w:rsidRPr="00EC7010" w:rsidRDefault="00942840" w:rsidP="00942840">
      <w:pPr>
        <w:pStyle w:val="Heading1"/>
        <w:rPr>
          <w:lang w:val="en-US"/>
        </w:rPr>
      </w:pPr>
      <w:r w:rsidRPr="00EC7010">
        <w:rPr>
          <w:lang w:val="en-US"/>
        </w:rPr>
        <w:lastRenderedPageBreak/>
        <w:t xml:space="preserve">ORCHESTRA </w:t>
      </w:r>
      <w:r w:rsidR="00C42C00" w:rsidRPr="00EC7010">
        <w:rPr>
          <w:lang w:val="en-US"/>
        </w:rPr>
        <w:t>tutorial</w:t>
      </w:r>
      <w:r w:rsidR="00245C0C" w:rsidRPr="00EC7010">
        <w:rPr>
          <w:lang w:val="en-US"/>
        </w:rPr>
        <w:t>: Chemistry input file</w:t>
      </w:r>
    </w:p>
    <w:p w14:paraId="2F2B154A" w14:textId="22DC87E9" w:rsidR="006102BB" w:rsidRPr="00EC7010" w:rsidRDefault="006102BB" w:rsidP="00942840">
      <w:pPr>
        <w:rPr>
          <w:lang w:val="en-US"/>
        </w:rPr>
      </w:pPr>
    </w:p>
    <w:p w14:paraId="5FF83FBE" w14:textId="1C3CAE72" w:rsidR="006102BB" w:rsidRPr="00EC7010" w:rsidRDefault="006102BB" w:rsidP="006102BB">
      <w:pPr>
        <w:rPr>
          <w:lang w:val="en-US"/>
        </w:rPr>
      </w:pPr>
      <w:r w:rsidRPr="00EC7010">
        <w:rPr>
          <w:lang w:val="en-US"/>
        </w:rPr>
        <w:t>To calculate chemical equilibrium with ORCHESTRA, a chemical input file must be defined. This input file contains the following information:</w:t>
      </w:r>
    </w:p>
    <w:p w14:paraId="5EFD10F2" w14:textId="20DB891B" w:rsidR="006102BB" w:rsidRPr="00EC7010" w:rsidRDefault="006102BB" w:rsidP="006102BB">
      <w:pPr>
        <w:pStyle w:val="ListParagraph"/>
        <w:numPr>
          <w:ilvl w:val="0"/>
          <w:numId w:val="6"/>
        </w:numPr>
        <w:rPr>
          <w:sz w:val="20"/>
          <w:szCs w:val="20"/>
        </w:rPr>
      </w:pPr>
      <w:r w:rsidRPr="00EC7010">
        <w:rPr>
          <w:sz w:val="20"/>
          <w:szCs w:val="20"/>
        </w:rPr>
        <w:t>Variable definitions</w:t>
      </w:r>
    </w:p>
    <w:p w14:paraId="38A7CC15" w14:textId="4C26AFBA" w:rsidR="006102BB" w:rsidRPr="00EC7010" w:rsidRDefault="006102BB" w:rsidP="006102BB">
      <w:pPr>
        <w:pStyle w:val="ListParagraph"/>
        <w:numPr>
          <w:ilvl w:val="0"/>
          <w:numId w:val="6"/>
        </w:numPr>
        <w:rPr>
          <w:sz w:val="20"/>
          <w:szCs w:val="20"/>
        </w:rPr>
      </w:pPr>
      <w:r w:rsidRPr="00EC7010">
        <w:rPr>
          <w:sz w:val="20"/>
          <w:szCs w:val="20"/>
        </w:rPr>
        <w:t>Phase hierarchy</w:t>
      </w:r>
    </w:p>
    <w:p w14:paraId="03305DCC" w14:textId="68B5A927" w:rsidR="006102BB" w:rsidRPr="00EC7010" w:rsidRDefault="006102BB" w:rsidP="006102BB">
      <w:pPr>
        <w:pStyle w:val="ListParagraph"/>
        <w:numPr>
          <w:ilvl w:val="0"/>
          <w:numId w:val="6"/>
        </w:numPr>
        <w:rPr>
          <w:sz w:val="20"/>
          <w:szCs w:val="20"/>
        </w:rPr>
      </w:pPr>
      <w:r w:rsidRPr="00EC7010">
        <w:rPr>
          <w:sz w:val="20"/>
          <w:szCs w:val="20"/>
        </w:rPr>
        <w:t>Master species</w:t>
      </w:r>
    </w:p>
    <w:p w14:paraId="38BE21CB" w14:textId="4C70C42E" w:rsidR="006102BB" w:rsidRPr="00EC7010" w:rsidRDefault="006102BB" w:rsidP="006102BB">
      <w:pPr>
        <w:pStyle w:val="ListParagraph"/>
        <w:numPr>
          <w:ilvl w:val="0"/>
          <w:numId w:val="6"/>
        </w:numPr>
        <w:rPr>
          <w:sz w:val="20"/>
          <w:szCs w:val="20"/>
        </w:rPr>
      </w:pPr>
      <w:r w:rsidRPr="00EC7010">
        <w:rPr>
          <w:sz w:val="20"/>
          <w:szCs w:val="20"/>
        </w:rPr>
        <w:t>Chemical reactions (including adsorption models)</w:t>
      </w:r>
    </w:p>
    <w:p w14:paraId="1D22F420" w14:textId="02C03AF8" w:rsidR="006102BB" w:rsidRPr="00EC7010" w:rsidRDefault="006102BB" w:rsidP="006102BB">
      <w:pPr>
        <w:rPr>
          <w:b/>
          <w:bCs/>
          <w:rPrChange w:id="36" w:author="guido de Zeeuw" w:date="2022-08-21T11:33:00Z">
            <w:rPr/>
          </w:rPrChange>
        </w:rPr>
      </w:pPr>
      <w:r w:rsidRPr="00EC7010">
        <w:rPr>
          <w:b/>
          <w:bCs/>
          <w:rPrChange w:id="37" w:author="guido de Zeeuw" w:date="2022-08-21T11:33:00Z">
            <w:rPr/>
          </w:rPrChange>
        </w:rPr>
        <w:t xml:space="preserve">For most cases, the chemistry file can be fully constructed with the ORCHESTRA GUI. </w:t>
      </w:r>
      <w:r w:rsidR="007D11C8" w:rsidRPr="00EC7010">
        <w:rPr>
          <w:b/>
          <w:bCs/>
          <w:rPrChange w:id="38" w:author="guido de Zeeuw" w:date="2022-08-21T11:33:00Z">
            <w:rPr/>
          </w:rPrChange>
        </w:rPr>
        <w:t xml:space="preserve">However, </w:t>
      </w:r>
      <w:r w:rsidR="00C60A8D">
        <w:rPr>
          <w:b/>
          <w:bCs/>
        </w:rPr>
        <w:t>in</w:t>
      </w:r>
      <w:r w:rsidR="007D11C8" w:rsidRPr="00EC7010">
        <w:rPr>
          <w:b/>
          <w:bCs/>
          <w:rPrChange w:id="39" w:author="guido de Zeeuw" w:date="2022-08-21T11:33:00Z">
            <w:rPr/>
          </w:rPrChange>
        </w:rPr>
        <w:t xml:space="preserve"> some cases, this is not the case and manually adding information to the text file is </w:t>
      </w:r>
      <w:r w:rsidR="00245C0C" w:rsidRPr="00EC7010">
        <w:rPr>
          <w:b/>
          <w:bCs/>
          <w:rPrChange w:id="40" w:author="guido de Zeeuw" w:date="2022-08-21T11:33:00Z">
            <w:rPr/>
          </w:rPrChange>
        </w:rPr>
        <w:t xml:space="preserve">sometimes </w:t>
      </w:r>
      <w:r w:rsidR="007D11C8" w:rsidRPr="00EC7010">
        <w:rPr>
          <w:b/>
          <w:bCs/>
          <w:rPrChange w:id="41" w:author="guido de Zeeuw" w:date="2022-08-21T11:33:00Z">
            <w:rPr/>
          </w:rPrChange>
        </w:rPr>
        <w:t xml:space="preserve">required. </w:t>
      </w:r>
      <w:r w:rsidR="00245C0C" w:rsidRPr="00EC7010">
        <w:rPr>
          <w:b/>
          <w:bCs/>
          <w:rPrChange w:id="42" w:author="guido de Zeeuw" w:date="2022-08-21T11:33:00Z">
            <w:rPr/>
          </w:rPrChange>
        </w:rPr>
        <w:t>Therefore, a walkthrough of the input file is presented here.</w:t>
      </w:r>
      <w:r w:rsidRPr="00EC7010">
        <w:rPr>
          <w:b/>
          <w:bCs/>
          <w:rPrChange w:id="43" w:author="guido de Zeeuw" w:date="2022-08-21T11:33:00Z">
            <w:rPr/>
          </w:rPrChange>
        </w:rPr>
        <w:t xml:space="preserve"> </w:t>
      </w:r>
      <w:ins w:id="44" w:author="guido de Zeeuw" w:date="2022-08-21T11:33:00Z">
        <w:r w:rsidR="00950053" w:rsidRPr="00EC7010">
          <w:rPr>
            <w:b/>
            <w:bCs/>
          </w:rPr>
          <w:t xml:space="preserve">This walkthrough discusses the </w:t>
        </w:r>
      </w:ins>
      <w:ins w:id="45" w:author="guido de Zeeuw" w:date="2022-08-21T11:34:00Z">
        <w:r w:rsidR="00950053" w:rsidRPr="00EC7010">
          <w:rPr>
            <w:b/>
            <w:bCs/>
          </w:rPr>
          <w:t xml:space="preserve">input file from top to bottom! </w:t>
        </w:r>
      </w:ins>
    </w:p>
    <w:p w14:paraId="116CAE32" w14:textId="071D6D09" w:rsidR="00245C0C" w:rsidRPr="00EC7010" w:rsidRDefault="00245C0C" w:rsidP="006102BB">
      <w:pPr>
        <w:rPr>
          <w:ins w:id="46" w:author="Cristhian Andrade Corona" w:date="2022-08-03T10:18:00Z"/>
        </w:rPr>
      </w:pPr>
    </w:p>
    <w:p w14:paraId="3D19F986" w14:textId="691A4F40" w:rsidR="007D5054" w:rsidRPr="00EC7010" w:rsidRDefault="007D5054" w:rsidP="006102BB">
      <w:pPr>
        <w:rPr>
          <w:ins w:id="47" w:author="guido de Zeeuw" w:date="2022-08-21T11:37:00Z"/>
        </w:rPr>
      </w:pPr>
      <w:ins w:id="48" w:author="Cristhian Andrade Corona" w:date="2022-08-03T10:25:00Z">
        <w:r w:rsidRPr="00EC7010">
          <w:rPr>
            <w:noProof/>
            <w:lang w:eastAsia="en-GB"/>
          </w:rPr>
          <w:drawing>
            <wp:inline distT="0" distB="0" distL="0" distR="0" wp14:anchorId="2619A628" wp14:editId="305A6F5D">
              <wp:extent cx="5731510" cy="19500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50085"/>
                      </a:xfrm>
                      <a:prstGeom prst="rect">
                        <a:avLst/>
                      </a:prstGeom>
                    </pic:spPr>
                  </pic:pic>
                </a:graphicData>
              </a:graphic>
            </wp:inline>
          </w:drawing>
        </w:r>
      </w:ins>
    </w:p>
    <w:p w14:paraId="315F2C7B" w14:textId="17037505" w:rsidR="00950053" w:rsidRPr="00EC7010" w:rsidRDefault="00950053" w:rsidP="00950053">
      <w:pPr>
        <w:pStyle w:val="Heading2"/>
        <w:rPr>
          <w:ins w:id="49" w:author="guido de Zeeuw" w:date="2022-08-21T11:38:00Z"/>
        </w:rPr>
      </w:pPr>
      <w:ins w:id="50" w:author="guido de Zeeuw" w:date="2022-08-21T11:37:00Z">
        <w:r w:rsidRPr="00EC7010">
          <w:t>Setting up</w:t>
        </w:r>
      </w:ins>
      <w:ins w:id="51" w:author="guido de Zeeuw" w:date="2022-08-21T11:38:00Z">
        <w:r w:rsidRPr="00EC7010">
          <w:t xml:space="preserve"> ORCHESTRA chemical input file with the GUI</w:t>
        </w:r>
      </w:ins>
    </w:p>
    <w:p w14:paraId="29477453" w14:textId="77777777" w:rsidR="008325E3" w:rsidRPr="00EC7010" w:rsidRDefault="008325E3" w:rsidP="00950053">
      <w:pPr>
        <w:rPr>
          <w:ins w:id="52" w:author="guido de Zeeuw" w:date="2022-08-21T11:39:00Z"/>
          <w:lang w:val="en-US"/>
        </w:rPr>
      </w:pPr>
      <w:ins w:id="53" w:author="guido de Zeeuw" w:date="2022-08-21T11:38:00Z">
        <w:r w:rsidRPr="00EC7010">
          <w:rPr>
            <w:lang w:val="en-US"/>
          </w:rPr>
          <w:t xml:space="preserve">Manually writing out the full chemistry input file can be a time-consuming task. The GUI can therefore be used to interactively </w:t>
        </w:r>
      </w:ins>
      <w:ins w:id="54" w:author="guido de Zeeuw" w:date="2022-08-21T11:39:00Z">
        <w:r w:rsidRPr="00EC7010">
          <w:rPr>
            <w:lang w:val="en-US"/>
          </w:rPr>
          <w:t>create the input file. This includes:</w:t>
        </w:r>
      </w:ins>
    </w:p>
    <w:p w14:paraId="7AACED52" w14:textId="123D0FCC" w:rsidR="00950053" w:rsidRPr="00EC7010" w:rsidRDefault="008325E3" w:rsidP="008325E3">
      <w:pPr>
        <w:pStyle w:val="ListParagraph"/>
        <w:numPr>
          <w:ilvl w:val="0"/>
          <w:numId w:val="42"/>
        </w:numPr>
        <w:rPr>
          <w:ins w:id="55" w:author="guido de Zeeuw" w:date="2022-08-21T11:40:00Z"/>
        </w:rPr>
      </w:pPr>
      <w:ins w:id="56" w:author="guido de Zeeuw" w:date="2022-08-21T11:39:00Z">
        <w:r w:rsidRPr="00EC7010">
          <w:t xml:space="preserve">Specifying primary entities (section </w:t>
        </w:r>
      </w:ins>
      <w:ins w:id="57" w:author="guido de Zeeuw" w:date="2022-08-21T11:40:00Z">
        <w:r w:rsidRPr="00EC7010">
          <w:fldChar w:fldCharType="begin"/>
        </w:r>
        <w:r w:rsidRPr="00EC7010">
          <w:instrText xml:space="preserve"> REF _Ref110002117 \r \h </w:instrText>
        </w:r>
      </w:ins>
      <w:r w:rsidR="00EC7010" w:rsidRPr="00EC7010">
        <w:instrText xml:space="preserve"> \* MERGEFORMAT </w:instrText>
      </w:r>
      <w:r w:rsidRPr="00EC7010">
        <w:fldChar w:fldCharType="separate"/>
      </w:r>
      <w:ins w:id="58" w:author="guido de Zeeuw" w:date="2022-08-21T11:40:00Z">
        <w:r w:rsidRPr="00EC7010">
          <w:t>4.6</w:t>
        </w:r>
        <w:r w:rsidRPr="00EC7010">
          <w:fldChar w:fldCharType="end"/>
        </w:r>
        <w:r w:rsidRPr="00EC7010">
          <w:t>)</w:t>
        </w:r>
      </w:ins>
      <w:ins w:id="59" w:author="guido de Zeeuw" w:date="2022-08-21T11:42:00Z">
        <w:r w:rsidRPr="00EC7010">
          <w:t xml:space="preserve"> excluding the special case discussed in section </w:t>
        </w:r>
        <w:r w:rsidRPr="00EC7010">
          <w:fldChar w:fldCharType="begin"/>
        </w:r>
        <w:r w:rsidRPr="00EC7010">
          <w:instrText xml:space="preserve"> REF _Ref110097109 \r \h </w:instrText>
        </w:r>
      </w:ins>
      <w:r w:rsidR="00EC7010" w:rsidRPr="00EC7010">
        <w:instrText xml:space="preserve"> \* MERGEFORMAT </w:instrText>
      </w:r>
      <w:r w:rsidRPr="00EC7010">
        <w:fldChar w:fldCharType="separate"/>
      </w:r>
      <w:ins w:id="60" w:author="guido de Zeeuw" w:date="2022-08-21T11:42:00Z">
        <w:r w:rsidRPr="00EC7010">
          <w:t>4.9</w:t>
        </w:r>
        <w:r w:rsidRPr="00EC7010">
          <w:fldChar w:fldCharType="end"/>
        </w:r>
      </w:ins>
    </w:p>
    <w:p w14:paraId="21EEAC5A" w14:textId="4B93C0FA" w:rsidR="008325E3" w:rsidRPr="00EC7010" w:rsidRDefault="008325E3" w:rsidP="008325E3">
      <w:pPr>
        <w:pStyle w:val="ListParagraph"/>
        <w:numPr>
          <w:ilvl w:val="0"/>
          <w:numId w:val="42"/>
        </w:numPr>
        <w:rPr>
          <w:ins w:id="61" w:author="guido de Zeeuw" w:date="2022-08-21T11:41:00Z"/>
        </w:rPr>
      </w:pPr>
      <w:ins w:id="62" w:author="guido de Zeeuw" w:date="2022-08-21T11:40:00Z">
        <w:r w:rsidRPr="00EC7010">
          <w:t xml:space="preserve">Setting up variables (section </w:t>
        </w:r>
        <w:r w:rsidRPr="00EC7010">
          <w:fldChar w:fldCharType="begin"/>
        </w:r>
        <w:r w:rsidRPr="00EC7010">
          <w:instrText xml:space="preserve"> REF _Ref111974472 \r \h </w:instrText>
        </w:r>
      </w:ins>
      <w:r w:rsidR="00EC7010" w:rsidRPr="00EC7010">
        <w:instrText xml:space="preserve"> \* MERGEFORMAT </w:instrText>
      </w:r>
      <w:r w:rsidRPr="00EC7010">
        <w:fldChar w:fldCharType="separate"/>
      </w:r>
      <w:ins w:id="63" w:author="guido de Zeeuw" w:date="2022-08-21T11:40:00Z">
        <w:r w:rsidRPr="00EC7010">
          <w:t>4.4</w:t>
        </w:r>
        <w:r w:rsidRPr="00EC7010">
          <w:fldChar w:fldCharType="end"/>
        </w:r>
      </w:ins>
      <w:ins w:id="64" w:author="guido de Zeeuw" w:date="2022-08-21T11:41:00Z">
        <w:r w:rsidRPr="00EC7010">
          <w:t>)</w:t>
        </w:r>
      </w:ins>
    </w:p>
    <w:p w14:paraId="3BEA3F72" w14:textId="20CF8C67" w:rsidR="008325E3" w:rsidRPr="00EC7010" w:rsidRDefault="008325E3" w:rsidP="008325E3">
      <w:pPr>
        <w:pStyle w:val="ListParagraph"/>
        <w:numPr>
          <w:ilvl w:val="0"/>
          <w:numId w:val="42"/>
        </w:numPr>
        <w:rPr>
          <w:ins w:id="65" w:author="guido de Zeeuw" w:date="2022-08-21T11:57:00Z"/>
        </w:rPr>
      </w:pPr>
      <w:ins w:id="66" w:author="guido de Zeeuw" w:date="2022-08-21T11:41:00Z">
        <w:r w:rsidRPr="00EC7010">
          <w:t xml:space="preserve">Choosing the reaction network (section </w:t>
        </w:r>
        <w:r w:rsidRPr="00EC7010">
          <w:fldChar w:fldCharType="begin"/>
        </w:r>
        <w:r w:rsidRPr="00EC7010">
          <w:instrText xml:space="preserve"> REF _Ref111974513 \r \h </w:instrText>
        </w:r>
      </w:ins>
      <w:r w:rsidR="00EC7010" w:rsidRPr="00EC7010">
        <w:instrText xml:space="preserve"> \* MERGEFORMAT </w:instrText>
      </w:r>
      <w:r w:rsidRPr="00EC7010">
        <w:fldChar w:fldCharType="separate"/>
      </w:r>
      <w:ins w:id="67" w:author="guido de Zeeuw" w:date="2022-08-21T11:41:00Z">
        <w:r w:rsidRPr="00EC7010">
          <w:t>4.7</w:t>
        </w:r>
        <w:r w:rsidRPr="00EC7010">
          <w:fldChar w:fldCharType="end"/>
        </w:r>
        <w:r w:rsidRPr="00EC7010">
          <w:t>) excluding the special case</w:t>
        </w:r>
      </w:ins>
      <w:ins w:id="68" w:author="guido de Zeeuw" w:date="2022-08-21T11:42:00Z">
        <w:r w:rsidRPr="00EC7010">
          <w:t xml:space="preserve"> discussed </w:t>
        </w:r>
      </w:ins>
      <w:ins w:id="69" w:author="guido de Zeeuw" w:date="2022-08-21T11:41:00Z">
        <w:r w:rsidRPr="00EC7010">
          <w:t xml:space="preserve">in section </w:t>
        </w:r>
      </w:ins>
      <w:ins w:id="70" w:author="guido de Zeeuw" w:date="2022-08-21T11:42:00Z">
        <w:r w:rsidRPr="00EC7010">
          <w:fldChar w:fldCharType="begin"/>
        </w:r>
        <w:r w:rsidRPr="00EC7010">
          <w:instrText xml:space="preserve"> REF _Ref111974536 \r \h </w:instrText>
        </w:r>
      </w:ins>
      <w:r w:rsidR="00EC7010" w:rsidRPr="00EC7010">
        <w:instrText xml:space="preserve"> \* MERGEFORMAT </w:instrText>
      </w:r>
      <w:r w:rsidRPr="00EC7010">
        <w:fldChar w:fldCharType="separate"/>
      </w:r>
      <w:ins w:id="71" w:author="guido de Zeeuw" w:date="2022-08-21T11:42:00Z">
        <w:r w:rsidRPr="00EC7010">
          <w:t>4.8</w:t>
        </w:r>
        <w:r w:rsidRPr="00EC7010">
          <w:fldChar w:fldCharType="end"/>
        </w:r>
      </w:ins>
      <w:ins w:id="72" w:author="guido de Zeeuw" w:date="2022-08-21T11:55:00Z">
        <w:r w:rsidR="00A27D58" w:rsidRPr="00EC7010">
          <w:t xml:space="preserve">. </w:t>
        </w:r>
      </w:ins>
      <w:ins w:id="73" w:author="guido de Zeeuw" w:date="2022-08-21T11:56:00Z">
        <w:r w:rsidR="00A27D58" w:rsidRPr="00EC7010">
          <w:t xml:space="preserve">The reaction network used is based on the used database. ORCHESTRA comes standard with the </w:t>
        </w:r>
        <w:proofErr w:type="spellStart"/>
        <w:r w:rsidR="00A27D58" w:rsidRPr="00EC7010">
          <w:t>minteq</w:t>
        </w:r>
        <w:proofErr w:type="spellEnd"/>
        <w:r w:rsidR="00A27D58" w:rsidRPr="00EC7010">
          <w:t xml:space="preserve"> database. The reader is invited to check this file and see how the individual reactions are defined.</w:t>
        </w:r>
      </w:ins>
    </w:p>
    <w:p w14:paraId="1784A9A8" w14:textId="5AE1FE6B" w:rsidR="00A27D58" w:rsidRPr="00EC7010" w:rsidRDefault="00A27D58" w:rsidP="00A27D58">
      <w:pPr>
        <w:rPr>
          <w:b/>
          <w:bCs/>
          <w:rPrChange w:id="74" w:author="guido de Zeeuw" w:date="2022-08-21T11:58:00Z">
            <w:rPr/>
          </w:rPrChange>
        </w:rPr>
      </w:pPr>
      <w:ins w:id="75" w:author="guido de Zeeuw" w:date="2022-08-21T11:57:00Z">
        <w:r w:rsidRPr="00EC7010">
          <w:rPr>
            <w:b/>
            <w:bCs/>
            <w:rPrChange w:id="76" w:author="guido de Zeeuw" w:date="2022-08-21T11:58:00Z">
              <w:rPr/>
            </w:rPrChange>
          </w:rPr>
          <w:t xml:space="preserve">An example of how the ORCHESTRA GUI is used is available in the example in section </w:t>
        </w:r>
      </w:ins>
      <w:ins w:id="77" w:author="guido de Zeeuw" w:date="2022-08-21T11:58:00Z">
        <w:r w:rsidRPr="00EC7010">
          <w:rPr>
            <w:b/>
            <w:bCs/>
            <w:rPrChange w:id="78" w:author="guido de Zeeuw" w:date="2022-08-21T11:58:00Z">
              <w:rPr/>
            </w:rPrChange>
          </w:rPr>
          <w:fldChar w:fldCharType="begin"/>
        </w:r>
        <w:r w:rsidRPr="00EC7010">
          <w:rPr>
            <w:b/>
            <w:bCs/>
            <w:rPrChange w:id="79" w:author="guido de Zeeuw" w:date="2022-08-21T11:58:00Z">
              <w:rPr/>
            </w:rPrChange>
          </w:rPr>
          <w:instrText xml:space="preserve"> REF _Ref111975498 \r \h </w:instrText>
        </w:r>
      </w:ins>
      <w:r w:rsidRPr="00EC7010">
        <w:rPr>
          <w:b/>
          <w:bCs/>
        </w:rPr>
        <w:instrText xml:space="preserve"> \* MERGEFORMAT </w:instrText>
      </w:r>
      <w:r w:rsidRPr="00EC7010">
        <w:rPr>
          <w:b/>
          <w:bCs/>
          <w:rPrChange w:id="80" w:author="guido de Zeeuw" w:date="2022-08-21T11:58:00Z">
            <w:rPr>
              <w:b/>
              <w:bCs/>
            </w:rPr>
          </w:rPrChange>
        </w:rPr>
      </w:r>
      <w:r w:rsidRPr="00EC7010">
        <w:rPr>
          <w:b/>
          <w:bCs/>
          <w:rPrChange w:id="81" w:author="guido de Zeeuw" w:date="2022-08-21T11:58:00Z">
            <w:rPr/>
          </w:rPrChange>
        </w:rPr>
        <w:fldChar w:fldCharType="separate"/>
      </w:r>
      <w:ins w:id="82" w:author="guido de Zeeuw" w:date="2022-08-21T11:58:00Z">
        <w:r w:rsidRPr="00EC7010">
          <w:rPr>
            <w:b/>
            <w:bCs/>
            <w:rPrChange w:id="83" w:author="guido de Zeeuw" w:date="2022-08-21T11:58:00Z">
              <w:rPr/>
            </w:rPrChange>
          </w:rPr>
          <w:t>5.1</w:t>
        </w:r>
        <w:r w:rsidRPr="00EC7010">
          <w:rPr>
            <w:b/>
            <w:bCs/>
            <w:rPrChange w:id="84" w:author="guido de Zeeuw" w:date="2022-08-21T11:58:00Z">
              <w:rPr/>
            </w:rPrChange>
          </w:rPr>
          <w:fldChar w:fldCharType="end"/>
        </w:r>
      </w:ins>
      <w:ins w:id="85" w:author="guido de Zeeuw" w:date="2022-08-21T11:57:00Z">
        <w:r w:rsidRPr="00EC7010">
          <w:rPr>
            <w:b/>
            <w:bCs/>
            <w:rPrChange w:id="86" w:author="guido de Zeeuw" w:date="2022-08-21T11:58:00Z">
              <w:rPr/>
            </w:rPrChange>
          </w:rPr>
          <w:t xml:space="preserve"> </w:t>
        </w:r>
      </w:ins>
    </w:p>
    <w:p w14:paraId="2EBF6DEA" w14:textId="1AEA1B5D" w:rsidR="00245C0C" w:rsidRPr="00EC7010" w:rsidRDefault="00245C0C" w:rsidP="00245C0C">
      <w:pPr>
        <w:pStyle w:val="Heading2"/>
      </w:pPr>
      <w:r w:rsidRPr="00EC7010">
        <w:t>Version and general commands</w:t>
      </w:r>
    </w:p>
    <w:p w14:paraId="222872DD" w14:textId="0E79595D" w:rsidR="00245C0C" w:rsidRPr="00EC7010" w:rsidRDefault="00245C0C" w:rsidP="00245C0C">
      <w:pPr>
        <w:rPr>
          <w:lang w:val="en-US"/>
        </w:rPr>
      </w:pPr>
      <w:r w:rsidRPr="00EC7010">
        <w:rPr>
          <w:lang w:val="en-US"/>
        </w:rPr>
        <w:t>At the top of the chemistry input file, the user finds the version date. Here, the user may also alter some internal settings:</w:t>
      </w:r>
    </w:p>
    <w:p w14:paraId="2C1C3402" w14:textId="4C688B4C" w:rsidR="00245C0C" w:rsidRPr="00EC7010" w:rsidRDefault="00853F6C" w:rsidP="00853F6C">
      <w:pPr>
        <w:pStyle w:val="HTMLPreformatted"/>
        <w:pBdr>
          <w:top w:val="single" w:sz="6" w:space="2" w:color="888888"/>
          <w:left w:val="single" w:sz="6" w:space="2" w:color="888888"/>
          <w:bottom w:val="single" w:sz="6" w:space="2" w:color="888888"/>
          <w:right w:val="single" w:sz="6" w:space="2" w:color="888888"/>
        </w:pBdr>
        <w:spacing w:before="120"/>
        <w:ind w:left="720"/>
        <w:rPr>
          <w:rFonts w:ascii="Consolas" w:hAnsi="Consolas" w:cs="Consolas"/>
          <w:sz w:val="17"/>
          <w:szCs w:val="17"/>
          <w:lang w:val="en-US"/>
        </w:rPr>
      </w:pPr>
      <w:r w:rsidRPr="00EC7010">
        <w:rPr>
          <w:rFonts w:ascii="Consolas" w:hAnsi="Consolas" w:cs="Consolas"/>
          <w:sz w:val="17"/>
          <w:szCs w:val="17"/>
          <w:lang w:val="en-US"/>
        </w:rPr>
        <w:t>//******** Version: dd/mm/</w:t>
      </w:r>
      <w:proofErr w:type="spellStart"/>
      <w:r w:rsidRPr="00EC7010">
        <w:rPr>
          <w:rFonts w:ascii="Consolas" w:hAnsi="Consolas" w:cs="Consolas"/>
          <w:sz w:val="17"/>
          <w:szCs w:val="17"/>
          <w:lang w:val="en-US"/>
        </w:rPr>
        <w:t>yyyy</w:t>
      </w:r>
      <w:proofErr w:type="spellEnd"/>
      <w:r w:rsidRPr="00EC7010">
        <w:rPr>
          <w:rFonts w:ascii="Consolas" w:hAnsi="Consolas" w:cs="Consolas"/>
          <w:sz w:val="17"/>
          <w:szCs w:val="17"/>
          <w:lang w:val="en-US"/>
        </w:rPr>
        <w:t xml:space="preserve"> </w:t>
      </w:r>
      <w:proofErr w:type="spellStart"/>
      <w:r w:rsidRPr="00EC7010">
        <w:rPr>
          <w:rFonts w:ascii="Consolas" w:hAnsi="Consolas" w:cs="Consolas"/>
          <w:sz w:val="17"/>
          <w:szCs w:val="17"/>
          <w:lang w:val="en-US"/>
        </w:rPr>
        <w:t>hh:mm</w:t>
      </w:r>
      <w:proofErr w:type="spellEnd"/>
      <w:r w:rsidRPr="00EC7010">
        <w:rPr>
          <w:rFonts w:ascii="Consolas" w:hAnsi="Consolas" w:cs="Consolas"/>
          <w:sz w:val="17"/>
          <w:szCs w:val="17"/>
          <w:lang w:val="en-US"/>
        </w:rPr>
        <w:t xml:space="preserve"> *****</w:t>
      </w:r>
    </w:p>
    <w:p w14:paraId="61B4CF8E" w14:textId="57EB2F24" w:rsidR="00853F6C" w:rsidRPr="00EC7010" w:rsidRDefault="00853F6C" w:rsidP="00853F6C">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@NrDigits: 12 // number of decimal places in reaction coefficients</w:t>
      </w:r>
    </w:p>
    <w:p w14:paraId="747C5270" w14:textId="0926B394" w:rsidR="00853F6C" w:rsidRPr="00EC7010" w:rsidRDefault="00853F6C" w:rsidP="00853F6C">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//@rewriteReactions: //indicates that reactions are rewritten in terms of primary entities</w:t>
      </w:r>
    </w:p>
    <w:p w14:paraId="301049F8" w14:textId="1E843AB1" w:rsidR="00245C0C" w:rsidRPr="00EC7010" w:rsidRDefault="00245C0C" w:rsidP="00853F6C">
      <w:pPr>
        <w:rPr>
          <w:lang w:val="en-US"/>
        </w:rPr>
      </w:pPr>
    </w:p>
    <w:p w14:paraId="5BF46CCE" w14:textId="6F8D7B51" w:rsidR="00245C0C" w:rsidRPr="00EC7010" w:rsidRDefault="00853F6C" w:rsidP="008C45F1">
      <w:pPr>
        <w:pStyle w:val="ListParagraph"/>
        <w:numPr>
          <w:ilvl w:val="0"/>
          <w:numId w:val="40"/>
        </w:numPr>
        <w:rPr>
          <w:sz w:val="20"/>
          <w:szCs w:val="20"/>
        </w:rPr>
      </w:pPr>
      <w:r w:rsidRPr="00EC7010">
        <w:rPr>
          <w:sz w:val="20"/>
          <w:szCs w:val="20"/>
        </w:rPr>
        <w:t>The ‘//’ syntax is used to add comments.</w:t>
      </w:r>
    </w:p>
    <w:p w14:paraId="73B4AD48" w14:textId="7568A4DB" w:rsidR="00853F6C" w:rsidRPr="00EC7010" w:rsidRDefault="00853F6C" w:rsidP="00245C0C">
      <w:pPr>
        <w:rPr>
          <w:lang w:val="en-US"/>
        </w:rPr>
      </w:pPr>
    </w:p>
    <w:p w14:paraId="4A894F95" w14:textId="0412BE55" w:rsidR="00853F6C" w:rsidRPr="00EC7010" w:rsidRDefault="00853F6C" w:rsidP="00853F6C">
      <w:pPr>
        <w:pStyle w:val="Heading2"/>
      </w:pPr>
      <w:bookmarkStart w:id="87" w:name="_Ref110001927"/>
      <w:r w:rsidRPr="00EC7010">
        <w:t>Databases</w:t>
      </w:r>
      <w:bookmarkEnd w:id="87"/>
    </w:p>
    <w:p w14:paraId="5CE884F4" w14:textId="6913D22A" w:rsidR="00853F6C" w:rsidRPr="00EC7010" w:rsidRDefault="00853F6C" w:rsidP="00853F6C">
      <w:pPr>
        <w:rPr>
          <w:lang w:val="en-US"/>
        </w:rPr>
      </w:pPr>
      <w:r w:rsidRPr="00EC7010">
        <w:rPr>
          <w:lang w:val="en-US"/>
        </w:rPr>
        <w:t xml:space="preserve">In this part, the user specifies the databases that will be included in the chemistry calculation. These can either be local files or files from the internet. Here, we include the </w:t>
      </w:r>
      <w:proofErr w:type="spellStart"/>
      <w:r w:rsidRPr="00EC7010">
        <w:rPr>
          <w:lang w:val="en-US"/>
        </w:rPr>
        <w:t>minteq</w:t>
      </w:r>
      <w:proofErr w:type="spellEnd"/>
      <w:r w:rsidRPr="00EC7010">
        <w:rPr>
          <w:lang w:val="en-US"/>
        </w:rPr>
        <w:t xml:space="preserve"> database:</w:t>
      </w:r>
    </w:p>
    <w:p w14:paraId="0F0733F4" w14:textId="511B2C10" w:rsidR="00853F6C" w:rsidRPr="00EC7010" w:rsidRDefault="00853F6C" w:rsidP="00853F6C">
      <w:pPr>
        <w:pStyle w:val="HTMLPreformatted"/>
        <w:pBdr>
          <w:top w:val="single" w:sz="6" w:space="2" w:color="888888"/>
          <w:left w:val="single" w:sz="6" w:space="2" w:color="888888"/>
          <w:bottom w:val="single" w:sz="6" w:space="2" w:color="888888"/>
          <w:right w:val="single" w:sz="6" w:space="2" w:color="888888"/>
        </w:pBdr>
        <w:spacing w:before="120"/>
        <w:ind w:left="720"/>
        <w:rPr>
          <w:rFonts w:ascii="Consolas" w:hAnsi="Consolas" w:cs="Consolas"/>
          <w:sz w:val="17"/>
          <w:szCs w:val="17"/>
          <w:lang w:val="en-US"/>
        </w:rPr>
      </w:pPr>
      <w:r w:rsidRPr="00EC7010">
        <w:rPr>
          <w:rFonts w:ascii="Consolas" w:hAnsi="Consolas" w:cs="Consolas"/>
          <w:sz w:val="17"/>
          <w:szCs w:val="17"/>
          <w:lang w:val="en-US"/>
        </w:rPr>
        <w:t>//******** The database file(s) *****</w:t>
      </w:r>
    </w:p>
    <w:p w14:paraId="761DD26A" w14:textId="35B6DC83" w:rsidR="00853F6C" w:rsidRPr="00EC7010" w:rsidRDefault="00853F6C" w:rsidP="00853F6C">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//Syntax for local files:</w:t>
      </w:r>
      <w:r w:rsidR="00941DAB" w:rsidRPr="00EC7010">
        <w:rPr>
          <w:rFonts w:ascii="Consolas" w:hAnsi="Consolas" w:cs="Consolas"/>
          <w:sz w:val="17"/>
          <w:szCs w:val="17"/>
          <w:lang w:val="en-US"/>
        </w:rPr>
        <w:tab/>
      </w:r>
      <w:r w:rsidRPr="00EC7010">
        <w:rPr>
          <w:rFonts w:ascii="Consolas" w:hAnsi="Consolas" w:cs="Consolas"/>
          <w:sz w:val="17"/>
          <w:szCs w:val="17"/>
          <w:lang w:val="en-US"/>
        </w:rPr>
        <w:t>@database: minteq.txt</w:t>
      </w:r>
    </w:p>
    <w:p w14:paraId="0CB5DBC2" w14:textId="2EC2B830" w:rsidR="00853F6C" w:rsidRPr="00EC7010" w:rsidRDefault="00853F6C" w:rsidP="00853F6C">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//Syntax for files on</w:t>
      </w:r>
      <w:r w:rsidR="00941DAB" w:rsidRPr="00EC7010">
        <w:rPr>
          <w:rFonts w:ascii="Consolas" w:hAnsi="Consolas" w:cs="Consolas"/>
          <w:sz w:val="17"/>
          <w:szCs w:val="17"/>
          <w:lang w:val="en-US"/>
        </w:rPr>
        <w:t xml:space="preserve"> </w:t>
      </w:r>
      <w:r w:rsidRPr="00EC7010">
        <w:rPr>
          <w:rFonts w:ascii="Consolas" w:hAnsi="Consolas" w:cs="Consolas"/>
          <w:sz w:val="17"/>
          <w:szCs w:val="17"/>
          <w:lang w:val="en-US"/>
        </w:rPr>
        <w:t>internet</w:t>
      </w:r>
      <w:r w:rsidR="00941DAB" w:rsidRPr="00EC7010">
        <w:rPr>
          <w:rFonts w:ascii="Consolas" w:hAnsi="Consolas" w:cs="Consolas"/>
          <w:sz w:val="17"/>
          <w:szCs w:val="17"/>
          <w:lang w:val="en-US"/>
        </w:rPr>
        <w:t>:</w:t>
      </w:r>
      <w:r w:rsidR="00941DAB" w:rsidRPr="00EC7010">
        <w:rPr>
          <w:rFonts w:ascii="Consolas" w:hAnsi="Consolas" w:cs="Consolas"/>
          <w:sz w:val="17"/>
          <w:szCs w:val="17"/>
          <w:lang w:val="en-US"/>
        </w:rPr>
        <w:tab/>
      </w:r>
      <w:r w:rsidRPr="00EC7010">
        <w:rPr>
          <w:rFonts w:ascii="Consolas" w:hAnsi="Consolas" w:cs="Consolas"/>
          <w:sz w:val="17"/>
          <w:szCs w:val="17"/>
          <w:lang w:val="en-US"/>
        </w:rPr>
        <w:t xml:space="preserve">@database: </w:t>
      </w:r>
      <w:hyperlink r:id="rId20" w:history="1">
        <w:r w:rsidR="00941DAB" w:rsidRPr="00EC7010">
          <w:rPr>
            <w:rStyle w:val="Hyperlink"/>
            <w:rFonts w:ascii="Consolas" w:hAnsi="Consolas" w:cs="Consolas"/>
            <w:sz w:val="17"/>
            <w:szCs w:val="17"/>
            <w:lang w:val="en-US"/>
          </w:rPr>
          <w:t>www.meeussen.nl/orchestra/minteqv4.txt</w:t>
        </w:r>
      </w:hyperlink>
    </w:p>
    <w:p w14:paraId="79671122" w14:textId="5C1C58F7" w:rsidR="00941DAB" w:rsidRPr="00EC7010" w:rsidRDefault="00941DAB" w:rsidP="00941DAB">
      <w:pPr>
        <w:pStyle w:val="HTMLPreformatted"/>
        <w:pBdr>
          <w:top w:val="single" w:sz="6" w:space="2" w:color="888888"/>
          <w:left w:val="single" w:sz="6" w:space="2" w:color="888888"/>
          <w:bottom w:val="single" w:sz="6" w:space="2" w:color="888888"/>
          <w:right w:val="single" w:sz="6" w:space="2" w:color="888888"/>
        </w:pBdr>
        <w:spacing w:before="120"/>
        <w:ind w:left="720"/>
        <w:rPr>
          <w:rFonts w:ascii="Consolas" w:hAnsi="Consolas" w:cs="Consolas"/>
          <w:sz w:val="17"/>
          <w:szCs w:val="17"/>
          <w:lang w:val="en-US"/>
        </w:rPr>
      </w:pPr>
      <w:r w:rsidRPr="00EC7010">
        <w:rPr>
          <w:rFonts w:ascii="Consolas" w:hAnsi="Consolas" w:cs="Consolas"/>
          <w:sz w:val="17"/>
          <w:szCs w:val="17"/>
          <w:lang w:val="en-US"/>
        </w:rPr>
        <w:lastRenderedPageBreak/>
        <w:t xml:space="preserve">//******** end of </w:t>
      </w:r>
      <w:proofErr w:type="spellStart"/>
      <w:r w:rsidRPr="00EC7010">
        <w:rPr>
          <w:rFonts w:ascii="Consolas" w:hAnsi="Consolas" w:cs="Consolas"/>
          <w:sz w:val="17"/>
          <w:szCs w:val="17"/>
          <w:lang w:val="en-US"/>
        </w:rPr>
        <w:t>thedatabase</w:t>
      </w:r>
      <w:proofErr w:type="spellEnd"/>
      <w:r w:rsidRPr="00EC7010">
        <w:rPr>
          <w:rFonts w:ascii="Consolas" w:hAnsi="Consolas" w:cs="Consolas"/>
          <w:sz w:val="17"/>
          <w:szCs w:val="17"/>
          <w:lang w:val="en-US"/>
        </w:rPr>
        <w:t xml:space="preserve"> file(s) *****</w:t>
      </w:r>
    </w:p>
    <w:p w14:paraId="10B525E7" w14:textId="4FC9DF20" w:rsidR="00941DAB" w:rsidRPr="00EC7010" w:rsidRDefault="00941DAB" w:rsidP="008C45F1">
      <w:pPr>
        <w:spacing w:before="120" w:after="120"/>
        <w:rPr>
          <w:lang w:val="en-US"/>
        </w:rPr>
      </w:pPr>
      <w:r w:rsidRPr="00EC7010">
        <w:rPr>
          <w:lang w:val="en-US"/>
        </w:rPr>
        <w:t>Below this section, the user can specify additional parts of code by using the ‘@class:’ command. These extra pieces of code will not be changed by the GUI.</w:t>
      </w:r>
    </w:p>
    <w:p w14:paraId="24521343" w14:textId="176DDB4C" w:rsidR="00941DAB" w:rsidRPr="00EC7010" w:rsidRDefault="00941DAB" w:rsidP="00941DA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 extra text 0 *****</w:t>
      </w:r>
    </w:p>
    <w:p w14:paraId="6C829F7D" w14:textId="7B40B8B3" w:rsidR="00941DAB" w:rsidRPr="00EC7010" w:rsidRDefault="00941DAB" w:rsidP="00941DA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@class: extra_text_0(){</w:t>
      </w:r>
    </w:p>
    <w:p w14:paraId="7CFA94E6" w14:textId="02DEDE59" w:rsidR="00941DAB" w:rsidRPr="00EC7010" w:rsidRDefault="00941DAB" w:rsidP="00941DA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ab/>
        <w:t>@stop:</w:t>
      </w:r>
    </w:p>
    <w:p w14:paraId="3B04AE9C" w14:textId="7249BB51" w:rsidR="007476E8" w:rsidRPr="00EC7010" w:rsidRDefault="007476E8" w:rsidP="00941DA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ab/>
        <w:t>@</w:t>
      </w:r>
      <w:r w:rsidR="00A645F9" w:rsidRPr="00EC7010">
        <w:rPr>
          <w:rFonts w:ascii="Consolas" w:hAnsi="Consolas" w:cs="Consolas"/>
          <w:sz w:val="17"/>
          <w:szCs w:val="17"/>
          <w:lang w:val="en-US"/>
        </w:rPr>
        <w:t>scan</w:t>
      </w:r>
      <w:r w:rsidRPr="00EC7010">
        <w:rPr>
          <w:rFonts w:ascii="Consolas" w:hAnsi="Consolas" w:cs="Consolas"/>
          <w:sz w:val="17"/>
          <w:szCs w:val="17"/>
          <w:lang w:val="en-US"/>
        </w:rPr>
        <w:t xml:space="preserve">: </w:t>
      </w:r>
      <w:r w:rsidR="003A40C0" w:rsidRPr="00EC7010">
        <w:rPr>
          <w:rFonts w:ascii="Consolas" w:hAnsi="Consolas" w:cs="Consolas"/>
          <w:sz w:val="17"/>
          <w:szCs w:val="17"/>
          <w:lang w:val="en-US"/>
        </w:rPr>
        <w:t>objects2022.txt</w:t>
      </w:r>
    </w:p>
    <w:p w14:paraId="1CDF243B" w14:textId="6B2ECC54" w:rsidR="00941DAB" w:rsidRPr="00EC7010" w:rsidRDefault="00941DAB" w:rsidP="00941DA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w:t>
      </w:r>
    </w:p>
    <w:p w14:paraId="7D61A839" w14:textId="4A365FB5" w:rsidR="00941DAB" w:rsidRPr="00EC7010" w:rsidRDefault="00941DAB" w:rsidP="00941DA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@extra_text_0()</w:t>
      </w:r>
    </w:p>
    <w:p w14:paraId="2302751A" w14:textId="650B23C5" w:rsidR="00DF49AB" w:rsidRPr="00EC7010" w:rsidRDefault="00DF49AB" w:rsidP="00DF49A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 end of extra text 0 *****</w:t>
      </w:r>
    </w:p>
    <w:p w14:paraId="4B6C4685" w14:textId="15DDBE9D" w:rsidR="00941DAB" w:rsidRPr="00EC7010" w:rsidRDefault="00DF49AB" w:rsidP="008C45F1">
      <w:pPr>
        <w:spacing w:before="120"/>
        <w:rPr>
          <w:lang w:val="en-US"/>
        </w:rPr>
      </w:pPr>
      <w:r w:rsidRPr="00EC7010">
        <w:rPr>
          <w:lang w:val="en-US"/>
        </w:rPr>
        <w:t xml:space="preserve">Adding ‘@stop:’ commands ORCHESTRA to create an ‘iteration.dat’ file when the program fails while calculating equilibrium. This file can be used </w:t>
      </w:r>
      <w:ins w:id="88" w:author="guido de Zeeuw" w:date="2022-08-21T11:33:00Z">
        <w:r w:rsidR="00950053" w:rsidRPr="00EC7010">
          <w:rPr>
            <w:lang w:val="en-US"/>
          </w:rPr>
          <w:t xml:space="preserve">as a rough results log file </w:t>
        </w:r>
      </w:ins>
      <w:r w:rsidRPr="00EC7010">
        <w:rPr>
          <w:lang w:val="en-US"/>
        </w:rPr>
        <w:t xml:space="preserve">to examine why </w:t>
      </w:r>
      <w:del w:id="89" w:author="guido de Zeeuw" w:date="2022-08-21T11:33:00Z">
        <w:r w:rsidRPr="00EC7010" w:rsidDel="00950053">
          <w:rPr>
            <w:lang w:val="en-US"/>
          </w:rPr>
          <w:delText xml:space="preserve">this </w:delText>
        </w:r>
      </w:del>
      <w:ins w:id="90" w:author="guido de Zeeuw" w:date="2022-08-21T11:33:00Z">
        <w:r w:rsidR="00950053" w:rsidRPr="00EC7010">
          <w:rPr>
            <w:lang w:val="en-US"/>
          </w:rPr>
          <w:t xml:space="preserve">the </w:t>
        </w:r>
      </w:ins>
      <w:r w:rsidRPr="00EC7010">
        <w:rPr>
          <w:lang w:val="en-US"/>
        </w:rPr>
        <w:t>calculation fails</w:t>
      </w:r>
      <w:ins w:id="91" w:author="guido de Zeeuw" w:date="2022-08-21T11:33:00Z">
        <w:r w:rsidR="00950053" w:rsidRPr="00EC7010">
          <w:rPr>
            <w:lang w:val="en-US"/>
          </w:rPr>
          <w:t>.</w:t>
        </w:r>
      </w:ins>
      <w:del w:id="92" w:author="guido de Zeeuw" w:date="2022-08-21T11:32:00Z">
        <w:r w:rsidRPr="00EC7010" w:rsidDel="00950053">
          <w:rPr>
            <w:lang w:val="en-US"/>
          </w:rPr>
          <w:delText xml:space="preserve"> </w:delText>
        </w:r>
        <w:r w:rsidRPr="00EC7010" w:rsidDel="00950053">
          <w:rPr>
            <w:lang w:val="en-US"/>
            <w:rPrChange w:id="93" w:author="Cristhian Andrade Corona" w:date="2022-08-03T10:29:00Z">
              <w:rPr>
                <w:lang w:val="en-US"/>
              </w:rPr>
            </w:rPrChange>
          </w:rPr>
          <w:delText>(see chapter …).</w:delText>
        </w:r>
      </w:del>
    </w:p>
    <w:p w14:paraId="6FA42B19" w14:textId="77777777" w:rsidR="008C45F1" w:rsidRPr="00EC7010" w:rsidRDefault="008C45F1" w:rsidP="00853F6C">
      <w:pPr>
        <w:rPr>
          <w:lang w:val="en-US"/>
        </w:rPr>
      </w:pPr>
    </w:p>
    <w:p w14:paraId="25B78B0B" w14:textId="3A15E503" w:rsidR="003A40C0" w:rsidRPr="00EC7010" w:rsidRDefault="003A40C0" w:rsidP="00853F6C">
      <w:pPr>
        <w:rPr>
          <w:lang w:val="en-US"/>
        </w:rPr>
      </w:pPr>
      <w:r w:rsidRPr="00EC7010">
        <w:rPr>
          <w:lang w:val="en-US"/>
        </w:rPr>
        <w:t xml:space="preserve">The ‘@include:’ command is used to include local files. These local files may contain </w:t>
      </w:r>
      <w:r w:rsidR="00C60A8D">
        <w:rPr>
          <w:lang w:val="en-US"/>
        </w:rPr>
        <w:t>user-defined</w:t>
      </w:r>
      <w:r w:rsidRPr="00EC7010">
        <w:rPr>
          <w:lang w:val="en-US"/>
        </w:rPr>
        <w:t xml:space="preserve"> ORCHESTRA expressions. In this case, we include the ‘objects2022.txt’ file. This is a file that is </w:t>
      </w:r>
      <w:commentRangeStart w:id="94"/>
      <w:r w:rsidRPr="00EC7010">
        <w:rPr>
          <w:lang w:val="en-US"/>
        </w:rPr>
        <w:t xml:space="preserve">standardly </w:t>
      </w:r>
      <w:commentRangeEnd w:id="94"/>
      <w:r w:rsidR="007D5054" w:rsidRPr="00EC7010">
        <w:rPr>
          <w:rStyle w:val="CommentReference"/>
        </w:rPr>
        <w:commentReference w:id="94"/>
      </w:r>
      <w:r w:rsidRPr="00EC7010">
        <w:rPr>
          <w:lang w:val="en-US"/>
        </w:rPr>
        <w:t>available in the ORCHESTRA download folder. This file contains fundamental calculation definitions used by ORCHESTRA. It is therefore advised to always include this file in the chemistry input file.</w:t>
      </w:r>
    </w:p>
    <w:p w14:paraId="13ACE373" w14:textId="77682726" w:rsidR="00DF49AB" w:rsidRPr="00EC7010" w:rsidRDefault="00DF49AB" w:rsidP="00853F6C">
      <w:pPr>
        <w:rPr>
          <w:lang w:val="en-US"/>
        </w:rPr>
      </w:pPr>
    </w:p>
    <w:p w14:paraId="71B2D895" w14:textId="0781E308" w:rsidR="00DF49AB" w:rsidRPr="00EC7010" w:rsidRDefault="00DF49AB" w:rsidP="00DF49AB">
      <w:pPr>
        <w:pStyle w:val="Heading2"/>
      </w:pPr>
      <w:bookmarkStart w:id="95" w:name="_Ref111974472"/>
      <w:r w:rsidRPr="00EC7010">
        <w:t>Variables</w:t>
      </w:r>
      <w:bookmarkEnd w:id="95"/>
    </w:p>
    <w:p w14:paraId="74A1DD4F" w14:textId="1A58F78D" w:rsidR="00CA5607" w:rsidRPr="00EC7010" w:rsidRDefault="00DF49AB" w:rsidP="00DF49AB">
      <w:pPr>
        <w:rPr>
          <w:lang w:val="en-US"/>
        </w:rPr>
      </w:pPr>
      <w:commentRangeStart w:id="96"/>
      <w:r w:rsidRPr="00EC7010">
        <w:rPr>
          <w:lang w:val="en-US"/>
        </w:rPr>
        <w:t xml:space="preserve">The user may specify </w:t>
      </w:r>
      <w:r w:rsidR="00C60A8D">
        <w:rPr>
          <w:lang w:val="en-US"/>
        </w:rPr>
        <w:t xml:space="preserve">a </w:t>
      </w:r>
      <w:r w:rsidRPr="00EC7010">
        <w:rPr>
          <w:lang w:val="en-US"/>
        </w:rPr>
        <w:t>custom variable</w:t>
      </w:r>
      <w:commentRangeEnd w:id="96"/>
      <w:r w:rsidR="007D5054" w:rsidRPr="00EC7010">
        <w:rPr>
          <w:rStyle w:val="CommentReference"/>
        </w:rPr>
        <w:commentReference w:id="96"/>
      </w:r>
      <w:r w:rsidRPr="00EC7010">
        <w:rPr>
          <w:lang w:val="en-US"/>
        </w:rPr>
        <w:t xml:space="preserve">. </w:t>
      </w:r>
      <w:r w:rsidR="00C60A8D">
        <w:rPr>
          <w:lang w:val="en-US"/>
        </w:rPr>
        <w:t>A</w:t>
      </w:r>
      <w:r w:rsidRPr="00EC7010">
        <w:rPr>
          <w:lang w:val="en-US"/>
        </w:rPr>
        <w:t xml:space="preserve"> default value must be given (otherwise ORCHESTRA will raise an</w:t>
      </w:r>
      <w:r w:rsidR="009B233B" w:rsidRPr="00EC7010">
        <w:rPr>
          <w:lang w:val="en-US"/>
        </w:rPr>
        <w:t xml:space="preserve"> er</w:t>
      </w:r>
      <w:r w:rsidRPr="00EC7010">
        <w:rPr>
          <w:lang w:val="en-US"/>
        </w:rPr>
        <w:t xml:space="preserve">ror). </w:t>
      </w:r>
      <w:r w:rsidRPr="00EC7010">
        <w:rPr>
          <w:b/>
          <w:bCs/>
          <w:lang w:val="en-US"/>
        </w:rPr>
        <w:t>Note</w:t>
      </w:r>
      <w:r w:rsidRPr="00EC7010">
        <w:rPr>
          <w:lang w:val="en-US"/>
        </w:rPr>
        <w:t xml:space="preserve">: the </w:t>
      </w:r>
      <w:proofErr w:type="spellStart"/>
      <w:r w:rsidRPr="00EC7010">
        <w:rPr>
          <w:lang w:val="en-US"/>
        </w:rPr>
        <w:t>PyORCHESTRA</w:t>
      </w:r>
      <w:proofErr w:type="spellEnd"/>
      <w:r w:rsidRPr="00EC7010">
        <w:rPr>
          <w:lang w:val="en-US"/>
        </w:rPr>
        <w:t xml:space="preserve"> wrapper allows the user t</w:t>
      </w:r>
      <w:r w:rsidR="00CA5607" w:rsidRPr="00EC7010">
        <w:rPr>
          <w:lang w:val="en-US"/>
        </w:rPr>
        <w:t xml:space="preserve">o overwrite these variables from within Python! </w:t>
      </w:r>
      <w:r w:rsidR="00C60A8D">
        <w:rPr>
          <w:lang w:val="en-US"/>
        </w:rPr>
        <w:t>By doing</w:t>
      </w:r>
      <w:r w:rsidR="00CA5607" w:rsidRPr="00EC7010">
        <w:rPr>
          <w:lang w:val="en-US"/>
        </w:rPr>
        <w:t xml:space="preserve"> so, the default value can be overwritten.</w:t>
      </w:r>
    </w:p>
    <w:p w14:paraId="34DA4A48" w14:textId="77777777" w:rsidR="00CA5607" w:rsidRPr="00EC7010" w:rsidRDefault="00CA5607" w:rsidP="00DF49AB">
      <w:pPr>
        <w:rPr>
          <w:lang w:val="en-US"/>
        </w:rPr>
      </w:pPr>
    </w:p>
    <w:p w14:paraId="3B836F91" w14:textId="07456AC2" w:rsidR="00CA5607" w:rsidRPr="00EC7010" w:rsidRDefault="00CA5607" w:rsidP="00CA5607">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 The variables *****</w:t>
      </w:r>
    </w:p>
    <w:p w14:paraId="6E900347" w14:textId="30BA8E38" w:rsidR="00CA5607" w:rsidRPr="00EC7010" w:rsidRDefault="00CA5607" w:rsidP="00CA5607">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//general structure: @Var: [VARIABLE_NAME] [DEFAULT_VALUE]</w:t>
      </w:r>
    </w:p>
    <w:p w14:paraId="7FEED993" w14:textId="3DB1B8C2" w:rsidR="00CA5607" w:rsidRPr="00EC7010" w:rsidRDefault="00CA5607" w:rsidP="00CA5607">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@Var: porosity .9 //porosity of the system</w:t>
      </w:r>
    </w:p>
    <w:p w14:paraId="6609CE6E" w14:textId="07364A53" w:rsidR="00CA5607" w:rsidRPr="00EC7010" w:rsidRDefault="00CA5607" w:rsidP="00CA5607">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@Var: saturation 1.0 //saturation of voids</w:t>
      </w:r>
    </w:p>
    <w:p w14:paraId="48CE1177" w14:textId="5A2E5CD4" w:rsidR="00CA5607" w:rsidRPr="00EC7010" w:rsidRDefault="00CA5607" w:rsidP="00CA5607">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 xml:space="preserve">@Var: </w:t>
      </w:r>
      <w:proofErr w:type="spellStart"/>
      <w:r w:rsidRPr="00EC7010">
        <w:rPr>
          <w:rFonts w:ascii="Consolas" w:hAnsi="Consolas" w:cs="Consolas"/>
          <w:sz w:val="17"/>
          <w:szCs w:val="17"/>
          <w:lang w:val="en-US"/>
        </w:rPr>
        <w:t>totvolume</w:t>
      </w:r>
      <w:proofErr w:type="spellEnd"/>
      <w:r w:rsidRPr="00EC7010">
        <w:rPr>
          <w:rFonts w:ascii="Consolas" w:hAnsi="Consolas" w:cs="Consolas"/>
          <w:sz w:val="17"/>
          <w:szCs w:val="17"/>
          <w:lang w:val="en-US"/>
        </w:rPr>
        <w:t xml:space="preserve"> 1.0 //dm3</w:t>
      </w:r>
    </w:p>
    <w:p w14:paraId="473730DC" w14:textId="77777777" w:rsidR="00BC6CDB" w:rsidRPr="00EC7010" w:rsidRDefault="00CA5607" w:rsidP="00CA5607">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@Var: my_own_variable</w:t>
      </w:r>
      <w:r w:rsidR="00BC6CDB" w:rsidRPr="00EC7010">
        <w:rPr>
          <w:rFonts w:ascii="Consolas" w:hAnsi="Consolas" w:cs="Consolas"/>
          <w:sz w:val="17"/>
          <w:szCs w:val="17"/>
          <w:lang w:val="en-US"/>
        </w:rPr>
        <w:t>_1</w:t>
      </w:r>
      <w:r w:rsidRPr="00EC7010">
        <w:rPr>
          <w:rFonts w:ascii="Consolas" w:hAnsi="Consolas" w:cs="Consolas"/>
          <w:sz w:val="17"/>
          <w:szCs w:val="17"/>
          <w:lang w:val="en-US"/>
        </w:rPr>
        <w:t xml:space="preserve"> 382.24</w:t>
      </w:r>
    </w:p>
    <w:p w14:paraId="3FAC10D9" w14:textId="2F8E2502" w:rsidR="00CA5607" w:rsidRPr="00EC7010" w:rsidRDefault="00BC6CDB" w:rsidP="00CA5607">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@Var: my_own_variable_2 -3.0</w:t>
      </w:r>
      <w:r w:rsidR="00CA5607" w:rsidRPr="00EC7010">
        <w:rPr>
          <w:rFonts w:ascii="Consolas" w:hAnsi="Consolas" w:cs="Consolas"/>
          <w:sz w:val="17"/>
          <w:szCs w:val="17"/>
          <w:lang w:val="en-US"/>
        </w:rPr>
        <w:t xml:space="preserve"> </w:t>
      </w:r>
    </w:p>
    <w:p w14:paraId="5BF2A47C" w14:textId="1F8E6BBE" w:rsidR="00CA5607" w:rsidRPr="00EC7010" w:rsidRDefault="00CA5607" w:rsidP="00CA5607">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 End of the variables *****</w:t>
      </w:r>
    </w:p>
    <w:p w14:paraId="52DC6A8C" w14:textId="35C8105F" w:rsidR="00CA5607" w:rsidRPr="00EC7010" w:rsidRDefault="00CA5607" w:rsidP="00DF49AB">
      <w:pPr>
        <w:rPr>
          <w:lang w:val="en-US"/>
        </w:rPr>
      </w:pPr>
    </w:p>
    <w:p w14:paraId="5728D6C4" w14:textId="0D5B3978" w:rsidR="00CA5607" w:rsidRPr="00EC7010" w:rsidRDefault="00CA5607" w:rsidP="00DF49AB">
      <w:pPr>
        <w:rPr>
          <w:lang w:val="en-US"/>
        </w:rPr>
      </w:pPr>
      <w:r w:rsidRPr="00EC7010">
        <w:rPr>
          <w:lang w:val="en-US"/>
        </w:rPr>
        <w:t xml:space="preserve">Below the variables, </w:t>
      </w:r>
      <w:r w:rsidR="00BC6CDB" w:rsidRPr="00EC7010">
        <w:rPr>
          <w:lang w:val="en-US"/>
        </w:rPr>
        <w:t>there is the possibility to add extra text. This extra text can be used to relate variables to each other. For example, here we give an expression for ‘my_own_variable_1’ and ‘my_own_variable_2’. For this, use the ‘@Calc:’ syntax.</w:t>
      </w:r>
    </w:p>
    <w:p w14:paraId="459EC04E" w14:textId="4EAF6F94" w:rsidR="00BC6CDB" w:rsidRPr="00EC7010" w:rsidRDefault="00BC6CDB" w:rsidP="00BC6CD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 Extra text 1 *****</w:t>
      </w:r>
    </w:p>
    <w:p w14:paraId="2430149A" w14:textId="6023F292" w:rsidR="00BC6CDB" w:rsidRPr="00EC7010" w:rsidRDefault="00BC6CDB" w:rsidP="00BC6CD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@class: extra_text_1(){</w:t>
      </w:r>
    </w:p>
    <w:p w14:paraId="71E44EA1" w14:textId="38284ECD" w:rsidR="00BC6CDB" w:rsidRPr="00EC7010" w:rsidRDefault="00BC6CDB" w:rsidP="00BC6CD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ab/>
        <w:t>@Calc: (1, “my_own_variable_1 = porosity*</w:t>
      </w:r>
      <w:proofErr w:type="spellStart"/>
      <w:r w:rsidRPr="00EC7010">
        <w:rPr>
          <w:rFonts w:ascii="Consolas" w:hAnsi="Consolas" w:cs="Consolas"/>
          <w:sz w:val="17"/>
          <w:szCs w:val="17"/>
          <w:lang w:val="en-US"/>
        </w:rPr>
        <w:t>totvolume</w:t>
      </w:r>
      <w:proofErr w:type="spellEnd"/>
      <w:r w:rsidRPr="00EC7010">
        <w:rPr>
          <w:rFonts w:ascii="Consolas" w:hAnsi="Consolas" w:cs="Consolas"/>
          <w:sz w:val="17"/>
          <w:szCs w:val="17"/>
          <w:lang w:val="en-US"/>
        </w:rPr>
        <w:t>*saturation”) //total water volume</w:t>
      </w:r>
    </w:p>
    <w:p w14:paraId="6CDAE551" w14:textId="4D555C05" w:rsidR="00BC6CDB" w:rsidRPr="00EC7010" w:rsidRDefault="00BC6CDB" w:rsidP="00BC6CD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ab/>
        <w:t>@Calc: (1, “my_own_variable_2 = porosity*(1-saturation)”) //total gas volume</w:t>
      </w:r>
    </w:p>
    <w:p w14:paraId="5E1DA5DA" w14:textId="5EB803A1" w:rsidR="00BC6CDB" w:rsidRPr="00EC7010" w:rsidRDefault="00BC6CDB" w:rsidP="00BC6CD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w:t>
      </w:r>
    </w:p>
    <w:p w14:paraId="54703332" w14:textId="403E5A94" w:rsidR="00BC6CDB" w:rsidRPr="00EC7010" w:rsidRDefault="00BC6CDB" w:rsidP="00BC6CD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@extra_text_1()</w:t>
      </w:r>
    </w:p>
    <w:p w14:paraId="3325C931" w14:textId="0E4C8C6E" w:rsidR="00BC6CDB" w:rsidRPr="00EC7010" w:rsidRDefault="00BC6CDB" w:rsidP="00BC6CDB">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 End of Extra text 1 *****</w:t>
      </w:r>
    </w:p>
    <w:p w14:paraId="797C2832" w14:textId="2B1EFD3A" w:rsidR="00BC6CDB" w:rsidRPr="00EC7010" w:rsidRDefault="00BC6CDB" w:rsidP="00DF49AB">
      <w:pPr>
        <w:rPr>
          <w:lang w:val="en-US"/>
        </w:rPr>
      </w:pPr>
    </w:p>
    <w:p w14:paraId="5EE565AC" w14:textId="02159109" w:rsidR="00BC6CDB" w:rsidRPr="00EC7010" w:rsidRDefault="00BC6CDB" w:rsidP="00DF49AB">
      <w:pPr>
        <w:rPr>
          <w:lang w:val="en-US"/>
        </w:rPr>
      </w:pPr>
      <w:r w:rsidRPr="00EC7010">
        <w:rPr>
          <w:lang w:val="en-US"/>
        </w:rPr>
        <w:t>Mathematical expressions must be between the “ “-syntax.</w:t>
      </w:r>
    </w:p>
    <w:p w14:paraId="04100616" w14:textId="5AFF83B6" w:rsidR="007476E8" w:rsidRPr="00EC7010" w:rsidDel="008325E3" w:rsidRDefault="007476E8" w:rsidP="00853F6C">
      <w:pPr>
        <w:rPr>
          <w:del w:id="97" w:author="guido de Zeeuw" w:date="2022-08-21T11:42:00Z"/>
          <w:b/>
          <w:bCs/>
          <w:lang w:val="en-US"/>
        </w:rPr>
      </w:pPr>
      <w:del w:id="98" w:author="guido de Zeeuw" w:date="2022-08-21T11:42:00Z">
        <w:r w:rsidRPr="00EC7010" w:rsidDel="008325E3">
          <w:rPr>
            <w:b/>
            <w:bCs/>
            <w:lang w:val="en-US"/>
            <w:rPrChange w:id="99" w:author="Cristhian Andrade Corona" w:date="2022-08-03T10:33:00Z">
              <w:rPr>
                <w:b/>
                <w:bCs/>
                <w:lang w:val="en-US"/>
              </w:rPr>
            </w:rPrChange>
          </w:rPr>
          <w:delText>(ask Hans what the ‘1’ means).</w:delText>
        </w:r>
      </w:del>
    </w:p>
    <w:p w14:paraId="47B6EA0C" w14:textId="572D84EA" w:rsidR="00C60A8D" w:rsidRDefault="00525C7F" w:rsidP="00942840">
      <w:pPr>
        <w:rPr>
          <w:lang w:val="en-US"/>
        </w:rPr>
      </w:pPr>
      <w:r w:rsidRPr="00EC7010">
        <w:rPr>
          <w:lang w:val="en-US"/>
        </w:rPr>
        <w:t xml:space="preserve"> </w:t>
      </w:r>
    </w:p>
    <w:p w14:paraId="0850F5DB" w14:textId="77777777" w:rsidR="00C60A8D" w:rsidRDefault="00C60A8D">
      <w:pPr>
        <w:rPr>
          <w:lang w:val="en-US"/>
        </w:rPr>
      </w:pPr>
      <w:r>
        <w:rPr>
          <w:lang w:val="en-US"/>
        </w:rPr>
        <w:br w:type="page"/>
      </w:r>
    </w:p>
    <w:p w14:paraId="0BA3FB9E" w14:textId="35092B13" w:rsidR="0022673D" w:rsidRPr="00EC7010" w:rsidRDefault="007476E8" w:rsidP="0022673D">
      <w:pPr>
        <w:pStyle w:val="Heading2"/>
      </w:pPr>
      <w:bookmarkStart w:id="100" w:name="_Ref110083435"/>
      <w:r w:rsidRPr="00EC7010">
        <w:lastRenderedPageBreak/>
        <w:t>Phase Hierarchy</w:t>
      </w:r>
      <w:bookmarkEnd w:id="100"/>
    </w:p>
    <w:p w14:paraId="47D81FFB" w14:textId="621D8AD4" w:rsidR="00E857D6" w:rsidRPr="00EC7010" w:rsidRDefault="00942840" w:rsidP="00942840">
      <w:pPr>
        <w:rPr>
          <w:ins w:id="101" w:author="Cristhian Andrade Corona" w:date="2022-08-03T10:40:00Z"/>
          <w:lang w:val="en-US"/>
        </w:rPr>
      </w:pPr>
      <w:r w:rsidRPr="00EC7010">
        <w:rPr>
          <w:lang w:val="en-US"/>
        </w:rPr>
        <w:t>The standard ORCHESTRA file comes with a pre-defined phase hierarchy:</w:t>
      </w:r>
    </w:p>
    <w:p w14:paraId="18785A05" w14:textId="5220D751" w:rsidR="0078627D" w:rsidRPr="00EC7010" w:rsidRDefault="00E06FC0" w:rsidP="00E06FC0">
      <w:pPr>
        <w:jc w:val="center"/>
        <w:rPr>
          <w:lang w:val="en-US"/>
        </w:rPr>
      </w:pPr>
      <w:r w:rsidRPr="00EC7010">
        <w:rPr>
          <w:noProof/>
          <w:lang w:eastAsia="en-GB"/>
        </w:rPr>
        <w:drawing>
          <wp:inline distT="0" distB="0" distL="0" distR="0" wp14:anchorId="409B07B1" wp14:editId="4C2E5B05">
            <wp:extent cx="2924779" cy="1871003"/>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21"/>
                    <a:stretch>
                      <a:fillRect/>
                    </a:stretch>
                  </pic:blipFill>
                  <pic:spPr>
                    <a:xfrm>
                      <a:off x="0" y="0"/>
                      <a:ext cx="2948555" cy="1886213"/>
                    </a:xfrm>
                    <a:prstGeom prst="rect">
                      <a:avLst/>
                    </a:prstGeom>
                  </pic:spPr>
                </pic:pic>
              </a:graphicData>
            </a:graphic>
          </wp:inline>
        </w:drawing>
      </w:r>
    </w:p>
    <w:p w14:paraId="5B384D76" w14:textId="1A008681" w:rsidR="008C45F1" w:rsidRPr="00EC7010" w:rsidRDefault="00C77658" w:rsidP="008C45F1">
      <w:pPr>
        <w:spacing w:after="120"/>
        <w:rPr>
          <w:rFonts w:eastAsiaTheme="minorEastAsia"/>
          <w:lang w:val="en-US"/>
        </w:rPr>
      </w:pPr>
      <w:r w:rsidRPr="00EC7010">
        <w:rPr>
          <w:lang w:val="en-US"/>
        </w:rPr>
        <w:t xml:space="preserve">The table below indicates how the different phases relate to </w:t>
      </w:r>
      <w:r w:rsidR="00525C7F" w:rsidRPr="00EC7010">
        <w:rPr>
          <w:lang w:val="en-US"/>
        </w:rPr>
        <w:t>the</w:t>
      </w:r>
      <w:r w:rsidRPr="00EC7010">
        <w:rPr>
          <w:lang w:val="en-US"/>
        </w:rPr>
        <w:t xml:space="preserve"> given species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-2</m:t>
            </m:r>
          </m:sup>
        </m:sSubSup>
      </m:oMath>
      <w:r w:rsidRPr="00EC7010">
        <w:rPr>
          <w:rFonts w:eastAsiaTheme="minorEastAsia"/>
          <w:lang w:val="en-US"/>
        </w:rPr>
        <w:t>.</w:t>
      </w:r>
    </w:p>
    <w:tbl>
      <w:tblPr>
        <w:tblStyle w:val="TableGrid"/>
        <w:tblW w:w="0" w:type="auto"/>
        <w:tblLook w:val="04A0" w:firstRow="1" w:lastRow="0" w:firstColumn="1" w:lastColumn="0" w:noHBand="0" w:noVBand="1"/>
      </w:tblPr>
      <w:tblGrid>
        <w:gridCol w:w="1578"/>
        <w:gridCol w:w="7438"/>
      </w:tblGrid>
      <w:tr w:rsidR="00C77658" w:rsidRPr="00EC7010" w14:paraId="625FE0E3" w14:textId="77777777" w:rsidTr="00C77658">
        <w:tc>
          <w:tcPr>
            <w:tcW w:w="1129" w:type="dxa"/>
          </w:tcPr>
          <w:p w14:paraId="13E1DB93" w14:textId="67530223" w:rsidR="00C77658" w:rsidRPr="00EC7010" w:rsidRDefault="008C45F1" w:rsidP="00942840">
            <w:pPr>
              <w:rPr>
                <w:b/>
                <w:bCs/>
                <w:lang w:val="en-US"/>
              </w:rPr>
            </w:pPr>
            <m:oMath>
              <m:r>
                <m:rPr>
                  <m:sty m:val="bi"/>
                </m:rPr>
                <w:rPr>
                  <w:rFonts w:ascii="Cambria Math" w:hAnsi="Cambria Math"/>
                  <w:lang w:val="en-US"/>
                </w:rPr>
                <m:t>C</m:t>
              </m:r>
              <m:sSubSup>
                <m:sSubSupPr>
                  <m:ctrlPr>
                    <w:rPr>
                      <w:rFonts w:ascii="Cambria Math" w:hAnsi="Cambria Math"/>
                      <w:b/>
                      <w:bCs/>
                      <w:i/>
                      <w:lang w:val="en-US"/>
                    </w:rPr>
                  </m:ctrlPr>
                </m:sSubSupPr>
                <m:e>
                  <m:r>
                    <m:rPr>
                      <m:sty m:val="bi"/>
                    </m:rPr>
                    <w:rPr>
                      <w:rFonts w:ascii="Cambria Math" w:hAnsi="Cambria Math"/>
                      <w:lang w:val="en-US"/>
                    </w:rPr>
                    <m:t>O</m:t>
                  </m:r>
                </m:e>
                <m:sub>
                  <m:r>
                    <m:rPr>
                      <m:sty m:val="bi"/>
                    </m:rPr>
                    <w:rPr>
                      <w:rFonts w:ascii="Cambria Math" w:hAnsi="Cambria Math"/>
                      <w:lang w:val="en-US"/>
                    </w:rPr>
                    <m:t>3</m:t>
                  </m:r>
                </m:sub>
                <m:sup>
                  <m:r>
                    <m:rPr>
                      <m:sty m:val="bi"/>
                    </m:rPr>
                    <w:rPr>
                      <w:rFonts w:ascii="Cambria Math" w:hAnsi="Cambria Math"/>
                      <w:lang w:val="en-US"/>
                    </w:rPr>
                    <m:t>-2</m:t>
                  </m:r>
                </m:sup>
              </m:sSubSup>
              <m:r>
                <m:rPr>
                  <m:sty m:val="bi"/>
                </m:rPr>
                <w:rPr>
                  <w:rFonts w:ascii="Cambria Math" w:hAnsi="Cambria Math"/>
                  <w:lang w:val="en-US"/>
                </w:rPr>
                <m:t>.tot</m:t>
              </m:r>
            </m:oMath>
            <w:r w:rsidR="00C77658" w:rsidRPr="00EC7010">
              <w:rPr>
                <w:rFonts w:eastAsiaTheme="minorEastAsia"/>
                <w:b/>
                <w:bCs/>
                <w:lang w:val="en-US"/>
              </w:rPr>
              <w:t xml:space="preserve"> </w:t>
            </w:r>
          </w:p>
        </w:tc>
        <w:tc>
          <w:tcPr>
            <w:tcW w:w="7887" w:type="dxa"/>
          </w:tcPr>
          <w:p w14:paraId="5AB16440" w14:textId="229DB2EB" w:rsidR="00C77658" w:rsidRPr="00EC7010" w:rsidRDefault="00C77658" w:rsidP="00942840">
            <w:pPr>
              <w:rPr>
                <w:lang w:val="en-US"/>
              </w:rPr>
            </w:pPr>
            <w:r w:rsidRPr="00EC7010">
              <w:rPr>
                <w:lang w:val="en-US"/>
              </w:rPr>
              <w:t xml:space="preserve">The total amount of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-2</m:t>
                  </m:r>
                </m:sup>
              </m:sSubSup>
            </m:oMath>
            <w:r w:rsidRPr="00EC7010">
              <w:rPr>
                <w:rFonts w:eastAsiaTheme="minorEastAsia"/>
                <w:lang w:val="en-US"/>
              </w:rPr>
              <w:t xml:space="preserve"> in the system (in </w:t>
            </w:r>
            <m:oMath>
              <m:f>
                <m:fPr>
                  <m:ctrlPr>
                    <w:rPr>
                      <w:rFonts w:ascii="Cambria Math" w:eastAsiaTheme="minorEastAsia" w:hAnsi="Cambria Math"/>
                      <w:i/>
                      <w:lang w:val="en-US"/>
                    </w:rPr>
                  </m:ctrlPr>
                </m:fPr>
                <m:num>
                  <m:r>
                    <w:rPr>
                      <w:rFonts w:ascii="Cambria Math" w:eastAsiaTheme="minorEastAsia" w:hAnsi="Cambria Math"/>
                      <w:lang w:val="en-US"/>
                    </w:rPr>
                    <m:t>mol</m:t>
                  </m:r>
                </m:num>
                <m:den>
                  <m:r>
                    <w:rPr>
                      <w:rFonts w:ascii="Cambria Math" w:eastAsiaTheme="minorEastAsia" w:hAnsi="Cambria Math"/>
                      <w:lang w:val="en-US"/>
                    </w:rPr>
                    <m:t>L</m:t>
                  </m:r>
                </m:den>
              </m:f>
            </m:oMath>
            <w:r w:rsidRPr="00EC7010">
              <w:rPr>
                <w:rFonts w:eastAsiaTheme="minorEastAsia"/>
                <w:lang w:val="en-US"/>
              </w:rPr>
              <w:t>). Also known as the</w:t>
            </w:r>
            <w:r w:rsidR="002C3ADD" w:rsidRPr="00EC7010">
              <w:rPr>
                <w:rFonts w:eastAsiaTheme="minorEastAsia"/>
                <w:lang w:val="en-US"/>
              </w:rPr>
              <w:t xml:space="preserve"> system</w:t>
            </w:r>
            <w:r w:rsidRPr="00EC7010">
              <w:rPr>
                <w:rFonts w:eastAsiaTheme="minorEastAsia"/>
                <w:lang w:val="en-US"/>
              </w:rPr>
              <w:t xml:space="preserve"> </w:t>
            </w:r>
            <w:r w:rsidRPr="00EC7010">
              <w:rPr>
                <w:rFonts w:eastAsiaTheme="minorEastAsia"/>
                <w:i/>
                <w:iCs/>
                <w:lang w:val="en-US"/>
              </w:rPr>
              <w:t>bulk composition</w:t>
            </w:r>
            <w:r w:rsidRPr="00EC7010">
              <w:rPr>
                <w:rFonts w:eastAsiaTheme="minorEastAsia"/>
                <w:lang w:val="en-US"/>
              </w:rPr>
              <w:t>.</w:t>
            </w:r>
          </w:p>
        </w:tc>
      </w:tr>
      <w:tr w:rsidR="00C77658" w:rsidRPr="00EC7010" w14:paraId="2118F469" w14:textId="77777777" w:rsidTr="00C77658">
        <w:tc>
          <w:tcPr>
            <w:tcW w:w="1129" w:type="dxa"/>
          </w:tcPr>
          <w:p w14:paraId="432365B6" w14:textId="58FF216F" w:rsidR="00C77658" w:rsidRPr="00EC7010" w:rsidRDefault="008C45F1" w:rsidP="00942840">
            <w:pPr>
              <w:rPr>
                <w:rFonts w:ascii="Calibri" w:eastAsia="Times New Roman" w:hAnsi="Calibri" w:cs="Times New Roman"/>
                <w:b/>
                <w:bCs/>
                <w:lang w:val="en-US"/>
              </w:rPr>
            </w:pPr>
            <w:commentRangeStart w:id="102"/>
            <m:oMath>
              <m:r>
                <m:rPr>
                  <m:sty m:val="bi"/>
                </m:rPr>
                <w:rPr>
                  <w:rFonts w:ascii="Cambria Math" w:eastAsia="Times New Roman" w:hAnsi="Cambria Math" w:cs="Times New Roman"/>
                  <w:lang w:val="en-US"/>
                </w:rPr>
                <m:t>C</m:t>
              </m:r>
              <m:sSubSup>
                <m:sSubSupPr>
                  <m:ctrlPr>
                    <w:rPr>
                      <w:rFonts w:ascii="Cambria Math" w:eastAsia="Times New Roman" w:hAnsi="Cambria Math" w:cs="Times New Roman"/>
                      <w:b/>
                      <w:bCs/>
                      <w:i/>
                      <w:lang w:val="en-US"/>
                    </w:rPr>
                  </m:ctrlPr>
                </m:sSubSupPr>
                <m:e>
                  <m:r>
                    <m:rPr>
                      <m:sty m:val="bi"/>
                    </m:rPr>
                    <w:rPr>
                      <w:rFonts w:ascii="Cambria Math" w:eastAsia="Times New Roman" w:hAnsi="Cambria Math" w:cs="Times New Roman"/>
                      <w:lang w:val="en-US"/>
                    </w:rPr>
                    <m:t>O</m:t>
                  </m:r>
                </m:e>
                <m:sub>
                  <m:r>
                    <m:rPr>
                      <m:sty m:val="bi"/>
                    </m:rPr>
                    <w:rPr>
                      <w:rFonts w:ascii="Cambria Math" w:eastAsia="Times New Roman" w:hAnsi="Cambria Math" w:cs="Times New Roman"/>
                      <w:lang w:val="en-US"/>
                    </w:rPr>
                    <m:t>3</m:t>
                  </m:r>
                </m:sub>
                <m:sup>
                  <m:r>
                    <m:rPr>
                      <m:sty m:val="bi"/>
                    </m:rPr>
                    <w:rPr>
                      <w:rFonts w:ascii="Cambria Math" w:eastAsia="Times New Roman" w:hAnsi="Cambria Math" w:cs="Times New Roman"/>
                      <w:lang w:val="en-US"/>
                    </w:rPr>
                    <m:t>-2</m:t>
                  </m:r>
                </m:sup>
              </m:sSubSup>
              <m:r>
                <m:rPr>
                  <m:sty m:val="bi"/>
                </m:rPr>
                <w:rPr>
                  <w:rFonts w:ascii="Cambria Math" w:eastAsia="Times New Roman" w:hAnsi="Cambria Math" w:cs="Times New Roman"/>
                  <w:lang w:val="en-US"/>
                </w:rPr>
                <m:t>.liter</m:t>
              </m:r>
            </m:oMath>
            <w:r w:rsidR="00C77658" w:rsidRPr="00EC7010">
              <w:rPr>
                <w:rFonts w:ascii="Calibri" w:eastAsia="Times New Roman" w:hAnsi="Calibri" w:cs="Times New Roman"/>
                <w:b/>
                <w:bCs/>
                <w:lang w:val="en-US"/>
              </w:rPr>
              <w:t xml:space="preserve"> </w:t>
            </w:r>
          </w:p>
        </w:tc>
        <w:tc>
          <w:tcPr>
            <w:tcW w:w="7887" w:type="dxa"/>
          </w:tcPr>
          <w:p w14:paraId="4001D36E" w14:textId="4868F440" w:rsidR="00C77658" w:rsidRPr="00EC7010" w:rsidRDefault="00C77658" w:rsidP="00942840">
            <w:pPr>
              <w:rPr>
                <w:lang w:val="en-US"/>
              </w:rPr>
            </w:pPr>
            <w:r w:rsidRPr="00EC7010">
              <w:rPr>
                <w:lang w:val="en-US"/>
              </w:rPr>
              <w:t xml:space="preserve">The share of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-2</m:t>
                  </m:r>
                </m:sup>
              </m:sSubSup>
            </m:oMath>
            <w:r w:rsidRPr="00EC7010">
              <w:rPr>
                <w:rFonts w:eastAsiaTheme="minorEastAsia"/>
                <w:lang w:val="en-US"/>
              </w:rPr>
              <w:t xml:space="preserve"> in the liter phase</w:t>
            </w:r>
            <w:r w:rsidR="00A5669A" w:rsidRPr="00EC7010">
              <w:rPr>
                <w:rFonts w:eastAsiaTheme="minorEastAsia"/>
                <w:lang w:val="en-US"/>
              </w:rPr>
              <w:t xml:space="preserve"> (in </w:t>
            </w:r>
            <m:oMath>
              <m:f>
                <m:fPr>
                  <m:ctrlPr>
                    <w:rPr>
                      <w:rFonts w:ascii="Cambria Math" w:eastAsiaTheme="minorEastAsia" w:hAnsi="Cambria Math"/>
                      <w:i/>
                      <w:lang w:val="en-US"/>
                    </w:rPr>
                  </m:ctrlPr>
                </m:fPr>
                <m:num>
                  <m:r>
                    <w:rPr>
                      <w:rFonts w:ascii="Cambria Math" w:eastAsiaTheme="minorEastAsia" w:hAnsi="Cambria Math"/>
                      <w:lang w:val="en-US"/>
                    </w:rPr>
                    <m:t>mol</m:t>
                  </m:r>
                </m:num>
                <m:den>
                  <m:r>
                    <w:rPr>
                      <w:rFonts w:ascii="Cambria Math" w:eastAsiaTheme="minorEastAsia" w:hAnsi="Cambria Math"/>
                      <w:lang w:val="en-US"/>
                    </w:rPr>
                    <m:t>L</m:t>
                  </m:r>
                </m:den>
              </m:f>
            </m:oMath>
            <w:r w:rsidR="00A5669A" w:rsidRPr="00EC7010">
              <w:rPr>
                <w:rFonts w:eastAsiaTheme="minorEastAsia"/>
                <w:lang w:val="en-US"/>
              </w:rPr>
              <w:t>)</w:t>
            </w:r>
            <w:r w:rsidRPr="00EC7010">
              <w:rPr>
                <w:rFonts w:eastAsiaTheme="minorEastAsia"/>
                <w:lang w:val="en-US"/>
              </w:rPr>
              <w:t>.</w:t>
            </w:r>
            <w:commentRangeEnd w:id="102"/>
            <w:r w:rsidR="00E857D6" w:rsidRPr="00EC7010">
              <w:rPr>
                <w:rStyle w:val="CommentReference"/>
              </w:rPr>
              <w:commentReference w:id="102"/>
            </w:r>
          </w:p>
        </w:tc>
      </w:tr>
      <w:tr w:rsidR="00A5669A" w:rsidRPr="00EC7010" w14:paraId="7876DD03" w14:textId="77777777" w:rsidTr="00C77658">
        <w:tc>
          <w:tcPr>
            <w:tcW w:w="1129" w:type="dxa"/>
          </w:tcPr>
          <w:p w14:paraId="15CEA2A1" w14:textId="580E26E2" w:rsidR="00A5669A" w:rsidRPr="00EC7010" w:rsidRDefault="008C45F1" w:rsidP="00942840">
            <w:pPr>
              <w:rPr>
                <w:rFonts w:ascii="Calibri" w:eastAsia="Calibri" w:hAnsi="Calibri" w:cs="Times New Roman"/>
                <w:b/>
                <w:bCs/>
                <w:lang w:val="en-US"/>
              </w:rPr>
            </w:pPr>
            <m:oMath>
              <m:r>
                <m:rPr>
                  <m:sty m:val="bi"/>
                </m:rPr>
                <w:rPr>
                  <w:rFonts w:ascii="Cambria Math" w:eastAsia="Calibri" w:hAnsi="Cambria Math" w:cs="Times New Roman"/>
                  <w:lang w:val="en-US"/>
                </w:rPr>
                <m:t>C</m:t>
              </m:r>
              <m:sSubSup>
                <m:sSubSupPr>
                  <m:ctrlPr>
                    <w:rPr>
                      <w:rFonts w:ascii="Cambria Math" w:eastAsia="Calibri" w:hAnsi="Cambria Math" w:cs="Times New Roman"/>
                      <w:b/>
                      <w:bCs/>
                      <w:i/>
                      <w:lang w:val="en-US"/>
                    </w:rPr>
                  </m:ctrlPr>
                </m:sSubSupPr>
                <m:e>
                  <m:r>
                    <m:rPr>
                      <m:sty m:val="bi"/>
                    </m:rPr>
                    <w:rPr>
                      <w:rFonts w:ascii="Cambria Math" w:eastAsia="Calibri" w:hAnsi="Cambria Math" w:cs="Times New Roman"/>
                      <w:lang w:val="en-US"/>
                    </w:rPr>
                    <m:t>O</m:t>
                  </m:r>
                </m:e>
                <m:sub>
                  <m:r>
                    <m:rPr>
                      <m:sty m:val="bi"/>
                    </m:rPr>
                    <w:rPr>
                      <w:rFonts w:ascii="Cambria Math" w:eastAsia="Calibri" w:hAnsi="Cambria Math" w:cs="Times New Roman"/>
                      <w:lang w:val="en-US"/>
                    </w:rPr>
                    <m:t>3</m:t>
                  </m:r>
                </m:sub>
                <m:sup>
                  <m:r>
                    <m:rPr>
                      <m:sty m:val="bi"/>
                    </m:rPr>
                    <w:rPr>
                      <w:rFonts w:ascii="Cambria Math" w:eastAsia="Calibri" w:hAnsi="Cambria Math" w:cs="Times New Roman"/>
                      <w:lang w:val="en-US"/>
                    </w:rPr>
                    <m:t>-2</m:t>
                  </m:r>
                </m:sup>
              </m:sSubSup>
              <m:r>
                <m:rPr>
                  <m:sty m:val="bi"/>
                </m:rPr>
                <w:rPr>
                  <w:rFonts w:ascii="Cambria Math" w:eastAsia="Calibri" w:hAnsi="Cambria Math" w:cs="Times New Roman"/>
                  <w:lang w:val="en-US"/>
                </w:rPr>
                <m:t>.solution</m:t>
              </m:r>
            </m:oMath>
            <w:r w:rsidR="00A5669A" w:rsidRPr="00EC7010">
              <w:rPr>
                <w:rFonts w:ascii="Calibri" w:eastAsia="Calibri" w:hAnsi="Calibri" w:cs="Times New Roman"/>
                <w:b/>
                <w:bCs/>
                <w:lang w:val="en-US"/>
              </w:rPr>
              <w:t xml:space="preserve"> </w:t>
            </w:r>
          </w:p>
        </w:tc>
        <w:tc>
          <w:tcPr>
            <w:tcW w:w="7887" w:type="dxa"/>
          </w:tcPr>
          <w:p w14:paraId="3341A580" w14:textId="5AE03225" w:rsidR="00A5669A" w:rsidRPr="00EC7010" w:rsidRDefault="00A5669A" w:rsidP="00942840">
            <w:pPr>
              <w:rPr>
                <w:lang w:val="en-US"/>
              </w:rPr>
            </w:pPr>
            <w:r w:rsidRPr="00EC7010">
              <w:rPr>
                <w:lang w:val="en-US"/>
              </w:rPr>
              <w:t xml:space="preserve">The share of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-2</m:t>
                  </m:r>
                </m:sup>
              </m:sSubSup>
            </m:oMath>
            <w:r w:rsidRPr="00EC7010">
              <w:rPr>
                <w:rFonts w:eastAsiaTheme="minorEastAsia"/>
                <w:lang w:val="en-US"/>
              </w:rPr>
              <w:t xml:space="preserve"> in solution (in </w:t>
            </w:r>
            <m:oMath>
              <m:f>
                <m:fPr>
                  <m:ctrlPr>
                    <w:rPr>
                      <w:rFonts w:ascii="Cambria Math" w:eastAsiaTheme="minorEastAsia" w:hAnsi="Cambria Math"/>
                      <w:i/>
                      <w:lang w:val="en-US"/>
                    </w:rPr>
                  </m:ctrlPr>
                </m:fPr>
                <m:num>
                  <m:r>
                    <w:rPr>
                      <w:rFonts w:ascii="Cambria Math" w:eastAsiaTheme="minorEastAsia" w:hAnsi="Cambria Math"/>
                      <w:lang w:val="en-US"/>
                    </w:rPr>
                    <m:t>mol</m:t>
                  </m:r>
                </m:num>
                <m:den>
                  <m:r>
                    <w:rPr>
                      <w:rFonts w:ascii="Cambria Math" w:eastAsiaTheme="minorEastAsia" w:hAnsi="Cambria Math"/>
                      <w:lang w:val="en-US"/>
                    </w:rPr>
                    <m:t>L</m:t>
                  </m:r>
                </m:den>
              </m:f>
            </m:oMath>
            <w:r w:rsidRPr="00EC7010">
              <w:rPr>
                <w:rFonts w:eastAsiaTheme="minorEastAsia"/>
                <w:lang w:val="en-US"/>
              </w:rPr>
              <w:t>).</w:t>
            </w:r>
          </w:p>
        </w:tc>
      </w:tr>
      <w:tr w:rsidR="00A5669A" w:rsidRPr="00EC7010" w14:paraId="0BE739A8" w14:textId="77777777" w:rsidTr="00C77658">
        <w:tc>
          <w:tcPr>
            <w:tcW w:w="1129" w:type="dxa"/>
          </w:tcPr>
          <w:p w14:paraId="757B5E7A" w14:textId="71A5C1DD" w:rsidR="00A5669A" w:rsidRPr="00EC7010" w:rsidRDefault="008C45F1" w:rsidP="00942840">
            <w:pPr>
              <w:rPr>
                <w:rFonts w:ascii="Calibri" w:eastAsia="Calibri" w:hAnsi="Calibri" w:cs="Times New Roman"/>
                <w:b/>
                <w:bCs/>
                <w:lang w:val="en-US"/>
              </w:rPr>
            </w:pPr>
            <m:oMath>
              <m:r>
                <m:rPr>
                  <m:sty m:val="bi"/>
                </m:rPr>
                <w:rPr>
                  <w:rFonts w:ascii="Cambria Math" w:eastAsia="Calibri" w:hAnsi="Cambria Math" w:cs="Times New Roman"/>
                  <w:lang w:val="en-US"/>
                </w:rPr>
                <m:t>C</m:t>
              </m:r>
              <m:sSubSup>
                <m:sSubSupPr>
                  <m:ctrlPr>
                    <w:rPr>
                      <w:rFonts w:ascii="Cambria Math" w:eastAsia="Calibri" w:hAnsi="Cambria Math" w:cs="Times New Roman"/>
                      <w:b/>
                      <w:bCs/>
                      <w:i/>
                      <w:lang w:val="en-US"/>
                    </w:rPr>
                  </m:ctrlPr>
                </m:sSubSupPr>
                <m:e>
                  <m:r>
                    <m:rPr>
                      <m:sty m:val="bi"/>
                    </m:rPr>
                    <w:rPr>
                      <w:rFonts w:ascii="Cambria Math" w:eastAsia="Calibri" w:hAnsi="Cambria Math" w:cs="Times New Roman"/>
                      <w:lang w:val="en-US"/>
                    </w:rPr>
                    <m:t>O</m:t>
                  </m:r>
                </m:e>
                <m:sub>
                  <m:r>
                    <m:rPr>
                      <m:sty m:val="bi"/>
                    </m:rPr>
                    <w:rPr>
                      <w:rFonts w:ascii="Cambria Math" w:eastAsia="Calibri" w:hAnsi="Cambria Math" w:cs="Times New Roman"/>
                      <w:lang w:val="en-US"/>
                    </w:rPr>
                    <m:t>3</m:t>
                  </m:r>
                </m:sub>
                <m:sup>
                  <m:r>
                    <m:rPr>
                      <m:sty m:val="bi"/>
                    </m:rPr>
                    <w:rPr>
                      <w:rFonts w:ascii="Cambria Math" w:eastAsia="Calibri" w:hAnsi="Cambria Math" w:cs="Times New Roman"/>
                      <w:lang w:val="en-US"/>
                    </w:rPr>
                    <m:t>-2</m:t>
                  </m:r>
                </m:sup>
              </m:sSubSup>
              <m:r>
                <m:rPr>
                  <m:sty m:val="bi"/>
                </m:rPr>
                <w:rPr>
                  <w:rFonts w:ascii="Cambria Math" w:eastAsia="Calibri" w:hAnsi="Cambria Math" w:cs="Times New Roman"/>
                  <w:lang w:val="en-US"/>
                </w:rPr>
                <m:t>.solid</m:t>
              </m:r>
            </m:oMath>
            <w:r w:rsidR="00A5669A" w:rsidRPr="00EC7010">
              <w:rPr>
                <w:rFonts w:ascii="Calibri" w:eastAsia="Calibri" w:hAnsi="Calibri" w:cs="Times New Roman"/>
                <w:b/>
                <w:bCs/>
                <w:lang w:val="en-US"/>
              </w:rPr>
              <w:t xml:space="preserve"> </w:t>
            </w:r>
          </w:p>
        </w:tc>
        <w:tc>
          <w:tcPr>
            <w:tcW w:w="7887" w:type="dxa"/>
          </w:tcPr>
          <w:p w14:paraId="18E45D97" w14:textId="20349B04" w:rsidR="00A5669A" w:rsidRPr="00EC7010" w:rsidRDefault="00A5669A" w:rsidP="00942840">
            <w:pPr>
              <w:rPr>
                <w:lang w:val="en-US"/>
              </w:rPr>
            </w:pPr>
            <w:r w:rsidRPr="00EC7010">
              <w:rPr>
                <w:lang w:val="en-US"/>
              </w:rPr>
              <w:t xml:space="preserve">The share of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-2</m:t>
                  </m:r>
                </m:sup>
              </m:sSubSup>
            </m:oMath>
            <w:r w:rsidRPr="00EC7010">
              <w:rPr>
                <w:rFonts w:eastAsiaTheme="minorEastAsia"/>
                <w:lang w:val="en-US"/>
              </w:rPr>
              <w:t xml:space="preserve"> in solids (in </w:t>
            </w:r>
            <m:oMath>
              <m:f>
                <m:fPr>
                  <m:ctrlPr>
                    <w:rPr>
                      <w:rFonts w:ascii="Cambria Math" w:eastAsiaTheme="minorEastAsia" w:hAnsi="Cambria Math"/>
                      <w:i/>
                      <w:lang w:val="en-US"/>
                    </w:rPr>
                  </m:ctrlPr>
                </m:fPr>
                <m:num>
                  <m:r>
                    <w:rPr>
                      <w:rFonts w:ascii="Cambria Math" w:eastAsiaTheme="minorEastAsia" w:hAnsi="Cambria Math"/>
                      <w:lang w:val="en-US"/>
                    </w:rPr>
                    <m:t>mol</m:t>
                  </m:r>
                </m:num>
                <m:den>
                  <m:r>
                    <w:rPr>
                      <w:rFonts w:ascii="Cambria Math" w:eastAsiaTheme="minorEastAsia" w:hAnsi="Cambria Math"/>
                      <w:lang w:val="en-US"/>
                    </w:rPr>
                    <m:t>L</m:t>
                  </m:r>
                </m:den>
              </m:f>
            </m:oMath>
            <w:r w:rsidRPr="00EC7010">
              <w:rPr>
                <w:rFonts w:eastAsiaTheme="minorEastAsia"/>
                <w:lang w:val="en-US"/>
              </w:rPr>
              <w:t>).</w:t>
            </w:r>
          </w:p>
        </w:tc>
      </w:tr>
      <w:tr w:rsidR="00A5669A" w:rsidRPr="00EC7010" w14:paraId="4C3F6090" w14:textId="77777777" w:rsidTr="00C77658">
        <w:tc>
          <w:tcPr>
            <w:tcW w:w="1129" w:type="dxa"/>
          </w:tcPr>
          <w:p w14:paraId="777624B5" w14:textId="0E849D8E" w:rsidR="00A5669A" w:rsidRPr="00EC7010" w:rsidRDefault="008C45F1" w:rsidP="00942840">
            <w:pPr>
              <w:rPr>
                <w:rFonts w:ascii="Calibri" w:eastAsia="Calibri" w:hAnsi="Calibri" w:cs="Times New Roman"/>
                <w:b/>
                <w:bCs/>
                <w:lang w:val="en-US"/>
              </w:rPr>
            </w:pPr>
            <m:oMath>
              <m:r>
                <m:rPr>
                  <m:sty m:val="bi"/>
                </m:rPr>
                <w:rPr>
                  <w:rFonts w:ascii="Cambria Math" w:eastAsia="Calibri" w:hAnsi="Cambria Math" w:cs="Times New Roman"/>
                  <w:lang w:val="en-US"/>
                </w:rPr>
                <m:t>C</m:t>
              </m:r>
              <m:sSubSup>
                <m:sSubSupPr>
                  <m:ctrlPr>
                    <w:rPr>
                      <w:rFonts w:ascii="Cambria Math" w:eastAsia="Calibri" w:hAnsi="Cambria Math" w:cs="Times New Roman"/>
                      <w:b/>
                      <w:bCs/>
                      <w:i/>
                      <w:lang w:val="en-US"/>
                    </w:rPr>
                  </m:ctrlPr>
                </m:sSubSupPr>
                <m:e>
                  <m:r>
                    <m:rPr>
                      <m:sty m:val="bi"/>
                    </m:rPr>
                    <w:rPr>
                      <w:rFonts w:ascii="Cambria Math" w:eastAsia="Calibri" w:hAnsi="Cambria Math" w:cs="Times New Roman"/>
                      <w:lang w:val="en-US"/>
                    </w:rPr>
                    <m:t>O</m:t>
                  </m:r>
                </m:e>
                <m:sub>
                  <m:r>
                    <m:rPr>
                      <m:sty m:val="bi"/>
                    </m:rPr>
                    <w:rPr>
                      <w:rFonts w:ascii="Cambria Math" w:eastAsia="Calibri" w:hAnsi="Cambria Math" w:cs="Times New Roman"/>
                      <w:lang w:val="en-US"/>
                    </w:rPr>
                    <m:t>3</m:t>
                  </m:r>
                </m:sub>
                <m:sup>
                  <m:r>
                    <m:rPr>
                      <m:sty m:val="bi"/>
                    </m:rPr>
                    <w:rPr>
                      <w:rFonts w:ascii="Cambria Math" w:eastAsia="Calibri" w:hAnsi="Cambria Math" w:cs="Times New Roman"/>
                      <w:lang w:val="en-US"/>
                    </w:rPr>
                    <m:t>-2</m:t>
                  </m:r>
                </m:sup>
              </m:sSubSup>
              <m:r>
                <m:rPr>
                  <m:sty m:val="bi"/>
                </m:rPr>
                <w:rPr>
                  <w:rFonts w:ascii="Cambria Math" w:eastAsia="Calibri" w:hAnsi="Cambria Math" w:cs="Times New Roman"/>
                  <w:lang w:val="en-US"/>
                </w:rPr>
                <m:t>.gas</m:t>
              </m:r>
            </m:oMath>
            <w:r w:rsidR="00A5669A" w:rsidRPr="00EC7010">
              <w:rPr>
                <w:rFonts w:ascii="Calibri" w:eastAsia="Calibri" w:hAnsi="Calibri" w:cs="Times New Roman"/>
                <w:b/>
                <w:bCs/>
                <w:lang w:val="en-US"/>
              </w:rPr>
              <w:t xml:space="preserve"> </w:t>
            </w:r>
          </w:p>
        </w:tc>
        <w:tc>
          <w:tcPr>
            <w:tcW w:w="7887" w:type="dxa"/>
          </w:tcPr>
          <w:p w14:paraId="0A6B2A38" w14:textId="35962A87" w:rsidR="00A5669A" w:rsidRPr="00EC7010" w:rsidRDefault="00A5669A" w:rsidP="00942840">
            <w:pPr>
              <w:rPr>
                <w:lang w:val="en-US"/>
              </w:rPr>
            </w:pPr>
            <w:r w:rsidRPr="00EC7010">
              <w:rPr>
                <w:lang w:val="en-US"/>
              </w:rPr>
              <w:t xml:space="preserve">The share of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-2</m:t>
                  </m:r>
                </m:sup>
              </m:sSubSup>
            </m:oMath>
            <w:r w:rsidRPr="00EC7010">
              <w:rPr>
                <w:rFonts w:eastAsiaTheme="minorEastAsia"/>
                <w:lang w:val="en-US"/>
              </w:rPr>
              <w:t xml:space="preserve"> in gas (in </w:t>
            </w:r>
            <m:oMath>
              <m:f>
                <m:fPr>
                  <m:ctrlPr>
                    <w:rPr>
                      <w:rFonts w:ascii="Cambria Math" w:eastAsiaTheme="minorEastAsia" w:hAnsi="Cambria Math"/>
                      <w:i/>
                      <w:lang w:val="en-US"/>
                    </w:rPr>
                  </m:ctrlPr>
                </m:fPr>
                <m:num>
                  <m:r>
                    <w:rPr>
                      <w:rFonts w:ascii="Cambria Math" w:eastAsiaTheme="minorEastAsia" w:hAnsi="Cambria Math"/>
                      <w:lang w:val="en-US"/>
                    </w:rPr>
                    <m:t>mol</m:t>
                  </m:r>
                </m:num>
                <m:den>
                  <m:r>
                    <w:rPr>
                      <w:rFonts w:ascii="Cambria Math" w:eastAsiaTheme="minorEastAsia" w:hAnsi="Cambria Math"/>
                      <w:lang w:val="en-US"/>
                    </w:rPr>
                    <m:t>L</m:t>
                  </m:r>
                </m:den>
              </m:f>
            </m:oMath>
            <w:r w:rsidRPr="00EC7010">
              <w:rPr>
                <w:rFonts w:eastAsiaTheme="minorEastAsia"/>
                <w:lang w:val="en-US"/>
              </w:rPr>
              <w:t>).</w:t>
            </w:r>
          </w:p>
        </w:tc>
      </w:tr>
    </w:tbl>
    <w:p w14:paraId="559C60CB" w14:textId="3D5E70B9" w:rsidR="00A5669A" w:rsidRPr="00EC7010" w:rsidRDefault="00525C7F" w:rsidP="008C45F1">
      <w:pPr>
        <w:spacing w:before="120"/>
        <w:rPr>
          <w:lang w:val="en-US"/>
        </w:rPr>
      </w:pPr>
      <w:r w:rsidRPr="00EC7010">
        <w:rPr>
          <w:lang w:val="en-US"/>
        </w:rPr>
        <w:t>N</w:t>
      </w:r>
      <w:r w:rsidR="00A5669A" w:rsidRPr="00EC7010">
        <w:rPr>
          <w:lang w:val="en-US"/>
        </w:rPr>
        <w:t xml:space="preserve">ote, that the </w:t>
      </w:r>
      <w:r w:rsidR="00A5669A" w:rsidRPr="00EC7010">
        <w:rPr>
          <w:i/>
          <w:iCs/>
          <w:lang w:val="en-US"/>
        </w:rPr>
        <w:t>liter</w:t>
      </w:r>
      <w:r w:rsidR="00A5669A" w:rsidRPr="00EC7010">
        <w:rPr>
          <w:lang w:val="en-US"/>
        </w:rPr>
        <w:t xml:space="preserve"> phase contains all of a certain species in the combined </w:t>
      </w:r>
      <w:r w:rsidR="00A5669A" w:rsidRPr="00EC7010">
        <w:rPr>
          <w:i/>
          <w:iCs/>
          <w:lang w:val="en-US"/>
        </w:rPr>
        <w:t>solution</w:t>
      </w:r>
      <w:r w:rsidR="00A5669A" w:rsidRPr="00EC7010">
        <w:rPr>
          <w:lang w:val="en-US"/>
        </w:rPr>
        <w:t xml:space="preserve">, </w:t>
      </w:r>
      <w:r w:rsidR="00A5669A" w:rsidRPr="00EC7010">
        <w:rPr>
          <w:i/>
          <w:iCs/>
          <w:lang w:val="en-US"/>
        </w:rPr>
        <w:t>solid</w:t>
      </w:r>
      <w:r w:rsidR="00A5669A" w:rsidRPr="00EC7010">
        <w:rPr>
          <w:lang w:val="en-US"/>
        </w:rPr>
        <w:t xml:space="preserve"> and </w:t>
      </w:r>
      <w:r w:rsidR="00A5669A" w:rsidRPr="00EC7010">
        <w:rPr>
          <w:i/>
          <w:iCs/>
          <w:lang w:val="en-US"/>
        </w:rPr>
        <w:t>gas</w:t>
      </w:r>
      <w:r w:rsidR="00A5669A" w:rsidRPr="00EC7010">
        <w:rPr>
          <w:lang w:val="en-US"/>
        </w:rPr>
        <w:t xml:space="preserve"> phase. This has no physical meaning other than to make sure that all three phases are linked together.</w:t>
      </w:r>
      <w:r w:rsidRPr="00EC7010">
        <w:rPr>
          <w:lang w:val="en-US"/>
        </w:rPr>
        <w:t xml:space="preserve"> </w:t>
      </w:r>
      <w:r w:rsidR="00A5669A" w:rsidRPr="00EC7010">
        <w:rPr>
          <w:lang w:val="en-US"/>
        </w:rPr>
        <w:t xml:space="preserve">In turn, the solution, </w:t>
      </w:r>
      <w:r w:rsidR="00A5669A" w:rsidRPr="00EC7010">
        <w:rPr>
          <w:i/>
          <w:iCs/>
          <w:lang w:val="en-US"/>
        </w:rPr>
        <w:t>solid</w:t>
      </w:r>
      <w:r w:rsidR="00A5669A" w:rsidRPr="00EC7010">
        <w:rPr>
          <w:lang w:val="en-US"/>
        </w:rPr>
        <w:t xml:space="preserve"> and </w:t>
      </w:r>
      <w:r w:rsidR="00A5669A" w:rsidRPr="00EC7010">
        <w:rPr>
          <w:i/>
          <w:iCs/>
          <w:lang w:val="en-US"/>
        </w:rPr>
        <w:t>gas</w:t>
      </w:r>
      <w:r w:rsidR="00A5669A" w:rsidRPr="00EC7010">
        <w:rPr>
          <w:lang w:val="en-US"/>
        </w:rPr>
        <w:t xml:space="preserve"> phase could be further subdivided</w:t>
      </w:r>
      <w:r w:rsidRPr="00EC7010">
        <w:rPr>
          <w:lang w:val="en-US"/>
        </w:rPr>
        <w:t xml:space="preserve"> into smaller phases</w:t>
      </w:r>
      <w:r w:rsidR="00A5669A" w:rsidRPr="00EC7010">
        <w:rPr>
          <w:lang w:val="en-US"/>
        </w:rPr>
        <w:t xml:space="preserve">. </w:t>
      </w:r>
      <w:r w:rsidRPr="00EC7010">
        <w:rPr>
          <w:lang w:val="en-US"/>
        </w:rPr>
        <w:t xml:space="preserve">This could be useful for systems with multiple liquids (subdivide </w:t>
      </w:r>
      <w:r w:rsidRPr="00EC7010">
        <w:rPr>
          <w:i/>
          <w:iCs/>
          <w:lang w:val="en-US"/>
        </w:rPr>
        <w:t>solution</w:t>
      </w:r>
      <w:r w:rsidRPr="00EC7010">
        <w:rPr>
          <w:lang w:val="en-US"/>
        </w:rPr>
        <w:t xml:space="preserve"> in liquid 1 and liquid 2) or with multiple solid phases (e.g. different minerals).</w:t>
      </w:r>
    </w:p>
    <w:p w14:paraId="72D23A37" w14:textId="77777777" w:rsidR="008C45F1" w:rsidRPr="00EC7010" w:rsidRDefault="008C45F1" w:rsidP="00942840">
      <w:pPr>
        <w:rPr>
          <w:lang w:val="en-US"/>
        </w:rPr>
      </w:pPr>
    </w:p>
    <w:p w14:paraId="49F218AA" w14:textId="0A8153AC" w:rsidR="0078627D" w:rsidRPr="00EC7010" w:rsidRDefault="0022673D" w:rsidP="00942840">
      <w:pPr>
        <w:rPr>
          <w:lang w:val="en-US"/>
        </w:rPr>
      </w:pPr>
      <w:r w:rsidRPr="00EC7010">
        <w:rPr>
          <w:lang w:val="en-US"/>
        </w:rPr>
        <w:t>The hierarchy is listed in the chemical input file.</w:t>
      </w:r>
      <w:r w:rsidR="007476E8" w:rsidRPr="00EC7010">
        <w:rPr>
          <w:lang w:val="en-US"/>
        </w:rPr>
        <w:t xml:space="preserve"> F</w:t>
      </w:r>
      <w:r w:rsidRPr="00EC7010">
        <w:rPr>
          <w:lang w:val="en-US"/>
        </w:rPr>
        <w:t xml:space="preserve">or example, </w:t>
      </w:r>
      <w:r w:rsidR="008C45F1" w:rsidRPr="00EC7010">
        <w:rPr>
          <w:lang w:val="en-US"/>
        </w:rPr>
        <w:t xml:space="preserve">here </w:t>
      </w:r>
      <w:r w:rsidRPr="00EC7010">
        <w:rPr>
          <w:lang w:val="en-US"/>
        </w:rPr>
        <w:t xml:space="preserve">we describe how the </w:t>
      </w:r>
      <w:r w:rsidRPr="00EC7010">
        <w:rPr>
          <w:i/>
          <w:iCs/>
          <w:lang w:val="en-US"/>
        </w:rPr>
        <w:t>liter</w:t>
      </w:r>
      <w:r w:rsidRPr="00EC7010">
        <w:rPr>
          <w:lang w:val="en-US"/>
        </w:rPr>
        <w:t xml:space="preserve"> phase is linked to the </w:t>
      </w:r>
      <w:r w:rsidR="00FC767C" w:rsidRPr="00EC7010">
        <w:rPr>
          <w:i/>
          <w:iCs/>
          <w:lang w:val="en-US"/>
        </w:rPr>
        <w:t>tot</w:t>
      </w:r>
      <w:r w:rsidR="00FC767C" w:rsidRPr="00EC7010">
        <w:rPr>
          <w:lang w:val="en-US"/>
        </w:rPr>
        <w:t xml:space="preserve"> phase:</w:t>
      </w:r>
    </w:p>
    <w:p w14:paraId="637C077E" w14:textId="326F8A16" w:rsidR="00FC767C" w:rsidRPr="00EC7010" w:rsidRDefault="00FC767C" w:rsidP="00FC767C">
      <w:pPr>
        <w:pStyle w:val="ListParagraph"/>
        <w:numPr>
          <w:ilvl w:val="0"/>
          <w:numId w:val="23"/>
        </w:numPr>
        <w:rPr>
          <w:sz w:val="20"/>
          <w:szCs w:val="20"/>
        </w:rPr>
      </w:pPr>
      <w:r w:rsidRPr="00EC7010">
        <w:rPr>
          <w:sz w:val="20"/>
          <w:szCs w:val="20"/>
        </w:rPr>
        <w:t xml:space="preserve">Start by defining a </w:t>
      </w:r>
      <w:r w:rsidRPr="00EC7010">
        <w:rPr>
          <w:i/>
          <w:iCs/>
          <w:sz w:val="20"/>
          <w:szCs w:val="20"/>
        </w:rPr>
        <w:t>tot</w:t>
      </w:r>
      <w:r w:rsidRPr="00EC7010">
        <w:rPr>
          <w:sz w:val="20"/>
          <w:szCs w:val="20"/>
        </w:rPr>
        <w:t xml:space="preserve"> phase.</w:t>
      </w:r>
    </w:p>
    <w:p w14:paraId="6B9F78CA" w14:textId="0D991BD2" w:rsidR="00FC767C" w:rsidRPr="00EC7010" w:rsidRDefault="00FC767C" w:rsidP="00FC767C">
      <w:pPr>
        <w:pStyle w:val="ListParagraph"/>
        <w:numPr>
          <w:ilvl w:val="0"/>
          <w:numId w:val="23"/>
        </w:numPr>
        <w:rPr>
          <w:sz w:val="20"/>
          <w:szCs w:val="20"/>
        </w:rPr>
      </w:pPr>
      <w:r w:rsidRPr="00EC7010">
        <w:rPr>
          <w:sz w:val="20"/>
          <w:szCs w:val="20"/>
        </w:rPr>
        <w:t xml:space="preserve">Then define the </w:t>
      </w:r>
      <w:r w:rsidRPr="00EC7010">
        <w:rPr>
          <w:i/>
          <w:iCs/>
          <w:sz w:val="20"/>
          <w:szCs w:val="20"/>
        </w:rPr>
        <w:t>liter</w:t>
      </w:r>
      <w:r w:rsidRPr="00EC7010">
        <w:rPr>
          <w:sz w:val="20"/>
          <w:szCs w:val="20"/>
        </w:rPr>
        <w:t xml:space="preserve"> phase</w:t>
      </w:r>
    </w:p>
    <w:p w14:paraId="3DAEB884" w14:textId="688B24D4" w:rsidR="00FC767C" w:rsidRPr="00EC7010" w:rsidRDefault="00FC767C" w:rsidP="00FC767C">
      <w:pPr>
        <w:pStyle w:val="ListParagraph"/>
        <w:numPr>
          <w:ilvl w:val="0"/>
          <w:numId w:val="23"/>
        </w:numPr>
        <w:rPr>
          <w:sz w:val="20"/>
          <w:szCs w:val="20"/>
        </w:rPr>
      </w:pPr>
      <w:r w:rsidRPr="00EC7010">
        <w:rPr>
          <w:sz w:val="20"/>
          <w:szCs w:val="20"/>
        </w:rPr>
        <w:t xml:space="preserve">Link </w:t>
      </w:r>
      <w:r w:rsidRPr="00EC7010">
        <w:rPr>
          <w:i/>
          <w:iCs/>
          <w:sz w:val="20"/>
          <w:szCs w:val="20"/>
        </w:rPr>
        <w:t>liter</w:t>
      </w:r>
      <w:r w:rsidRPr="00EC7010">
        <w:rPr>
          <w:sz w:val="20"/>
          <w:szCs w:val="20"/>
        </w:rPr>
        <w:t xml:space="preserve"> to </w:t>
      </w:r>
      <w:r w:rsidRPr="00EC7010">
        <w:rPr>
          <w:i/>
          <w:iCs/>
          <w:sz w:val="20"/>
          <w:szCs w:val="20"/>
        </w:rPr>
        <w:t xml:space="preserve">tot </w:t>
      </w:r>
      <w:r w:rsidRPr="00EC7010">
        <w:rPr>
          <w:sz w:val="20"/>
          <w:szCs w:val="20"/>
        </w:rPr>
        <w:t xml:space="preserve">using the @link_phase command. </w:t>
      </w:r>
    </w:p>
    <w:p w14:paraId="15782771" w14:textId="20A620D6" w:rsidR="00FC767C" w:rsidRPr="00EC7010" w:rsidRDefault="00FC767C" w:rsidP="00FC767C">
      <w:pPr>
        <w:pStyle w:val="ListParagraph"/>
        <w:numPr>
          <w:ilvl w:val="0"/>
          <w:numId w:val="24"/>
        </w:numPr>
        <w:rPr>
          <w:sz w:val="20"/>
          <w:szCs w:val="20"/>
        </w:rPr>
      </w:pPr>
      <w:r w:rsidRPr="00EC7010">
        <w:rPr>
          <w:sz w:val="20"/>
          <w:szCs w:val="20"/>
        </w:rPr>
        <w:t xml:space="preserve">The first argument is the phase that needs to be linked. </w:t>
      </w:r>
    </w:p>
    <w:p w14:paraId="06C186CF" w14:textId="31C72F04" w:rsidR="00FC767C" w:rsidRPr="00EC7010" w:rsidRDefault="00FC767C" w:rsidP="00FC767C">
      <w:pPr>
        <w:pStyle w:val="ListParagraph"/>
        <w:numPr>
          <w:ilvl w:val="0"/>
          <w:numId w:val="24"/>
        </w:numPr>
        <w:rPr>
          <w:sz w:val="20"/>
          <w:szCs w:val="20"/>
        </w:rPr>
      </w:pPr>
      <w:r w:rsidRPr="00EC7010">
        <w:rPr>
          <w:sz w:val="20"/>
          <w:szCs w:val="20"/>
        </w:rPr>
        <w:t xml:space="preserve">The second argument is the parent phase to which the new phase is linked. </w:t>
      </w:r>
    </w:p>
    <w:p w14:paraId="18BE6843" w14:textId="554A1D50" w:rsidR="00FC767C" w:rsidRPr="00EC7010" w:rsidRDefault="00FC767C" w:rsidP="00FC767C">
      <w:pPr>
        <w:pStyle w:val="ListParagraph"/>
        <w:numPr>
          <w:ilvl w:val="0"/>
          <w:numId w:val="24"/>
        </w:numPr>
        <w:rPr>
          <w:sz w:val="20"/>
          <w:szCs w:val="20"/>
        </w:rPr>
      </w:pPr>
      <w:commentRangeStart w:id="103"/>
      <w:r w:rsidRPr="00EC7010">
        <w:rPr>
          <w:sz w:val="20"/>
          <w:szCs w:val="20"/>
        </w:rPr>
        <w:t xml:space="preserve">The last argument determines the unit of conversion. Here the </w:t>
      </w:r>
      <w:r w:rsidRPr="00EC7010">
        <w:rPr>
          <w:i/>
          <w:iCs/>
          <w:sz w:val="20"/>
          <w:szCs w:val="20"/>
        </w:rPr>
        <w:t>liter</w:t>
      </w:r>
      <w:r w:rsidRPr="00EC7010">
        <w:rPr>
          <w:sz w:val="20"/>
          <w:szCs w:val="20"/>
        </w:rPr>
        <w:t xml:space="preserve"> phase </w:t>
      </w:r>
      <w:r w:rsidR="008C45F1" w:rsidRPr="00EC7010">
        <w:rPr>
          <w:sz w:val="20"/>
          <w:szCs w:val="20"/>
        </w:rPr>
        <w:t>is</w:t>
      </w:r>
      <w:r w:rsidRPr="00EC7010">
        <w:rPr>
          <w:sz w:val="20"/>
          <w:szCs w:val="20"/>
        </w:rPr>
        <w:t xml:space="preserve"> the </w:t>
      </w:r>
      <w:proofErr w:type="spellStart"/>
      <w:r w:rsidRPr="00EC7010">
        <w:rPr>
          <w:sz w:val="20"/>
          <w:szCs w:val="20"/>
        </w:rPr>
        <w:t>watervolume</w:t>
      </w:r>
      <w:proofErr w:type="spellEnd"/>
      <w:r w:rsidRPr="00EC7010">
        <w:rPr>
          <w:sz w:val="20"/>
          <w:szCs w:val="20"/>
        </w:rPr>
        <w:t xml:space="preserve"> </w:t>
      </w:r>
      <w:r w:rsidR="007476E8" w:rsidRPr="00EC7010">
        <w:rPr>
          <w:sz w:val="20"/>
          <w:szCs w:val="20"/>
        </w:rPr>
        <w:t>(</w:t>
      </w:r>
      <w:ins w:id="104" w:author="guido de Zeeuw" w:date="2022-08-21T11:47:00Z">
        <w:r w:rsidR="001A24F0" w:rsidRPr="00EC7010">
          <w:rPr>
            <w:sz w:val="20"/>
            <w:szCs w:val="20"/>
          </w:rPr>
          <w:t>=</w:t>
        </w:r>
      </w:ins>
      <w:del w:id="105" w:author="guido de Zeeuw" w:date="2022-08-21T11:46:00Z">
        <w:r w:rsidR="007476E8" w:rsidRPr="00EC7010" w:rsidDel="001A24F0">
          <w:rPr>
            <w:sz w:val="20"/>
            <w:szCs w:val="20"/>
          </w:rPr>
          <w:delText>=</w:delText>
        </w:r>
      </w:del>
      <w:r w:rsidR="007476E8" w:rsidRPr="00EC7010">
        <w:rPr>
          <w:sz w:val="20"/>
          <w:szCs w:val="20"/>
        </w:rPr>
        <w:t>my_variable_1</w:t>
      </w:r>
      <w:ins w:id="106" w:author="guido de Zeeuw" w:date="2022-08-21T11:46:00Z">
        <w:r w:rsidR="001A24F0" w:rsidRPr="00EC7010">
          <w:rPr>
            <w:sz w:val="20"/>
            <w:szCs w:val="20"/>
          </w:rPr>
          <w:t xml:space="preserve"> in section </w:t>
        </w:r>
      </w:ins>
      <w:ins w:id="107" w:author="guido de Zeeuw" w:date="2022-08-21T11:47:00Z">
        <w:r w:rsidR="001A24F0" w:rsidRPr="00EC7010">
          <w:rPr>
            <w:sz w:val="20"/>
            <w:szCs w:val="20"/>
          </w:rPr>
          <w:fldChar w:fldCharType="begin"/>
        </w:r>
        <w:r w:rsidR="001A24F0" w:rsidRPr="00EC7010">
          <w:rPr>
            <w:sz w:val="20"/>
            <w:szCs w:val="20"/>
          </w:rPr>
          <w:instrText xml:space="preserve"> REF _Ref111974472 \r \h </w:instrText>
        </w:r>
      </w:ins>
      <w:r w:rsidR="001A24F0" w:rsidRPr="00EC7010">
        <w:rPr>
          <w:sz w:val="20"/>
          <w:szCs w:val="20"/>
        </w:rPr>
      </w:r>
      <w:r w:rsidR="00EC7010" w:rsidRPr="00EC7010">
        <w:rPr>
          <w:sz w:val="20"/>
          <w:szCs w:val="20"/>
        </w:rPr>
        <w:instrText xml:space="preserve"> \* MERGEFORMAT </w:instrText>
      </w:r>
      <w:r w:rsidR="001A24F0" w:rsidRPr="00EC7010">
        <w:rPr>
          <w:sz w:val="20"/>
          <w:szCs w:val="20"/>
        </w:rPr>
        <w:fldChar w:fldCharType="separate"/>
      </w:r>
      <w:ins w:id="108" w:author="guido de Zeeuw" w:date="2022-08-21T11:47:00Z">
        <w:r w:rsidR="001A24F0" w:rsidRPr="00EC7010">
          <w:rPr>
            <w:sz w:val="20"/>
            <w:szCs w:val="20"/>
          </w:rPr>
          <w:t>4.4</w:t>
        </w:r>
        <w:r w:rsidR="001A24F0" w:rsidRPr="00EC7010">
          <w:rPr>
            <w:sz w:val="20"/>
            <w:szCs w:val="20"/>
          </w:rPr>
          <w:fldChar w:fldCharType="end"/>
        </w:r>
      </w:ins>
      <w:r w:rsidR="007476E8" w:rsidRPr="00EC7010">
        <w:rPr>
          <w:sz w:val="20"/>
          <w:szCs w:val="20"/>
        </w:rPr>
        <w:t>)</w:t>
      </w:r>
      <w:commentRangeEnd w:id="103"/>
      <w:r w:rsidR="00B20280" w:rsidRPr="00EC7010">
        <w:rPr>
          <w:rStyle w:val="CommentReference"/>
          <w:lang w:val="en-GB"/>
        </w:rPr>
        <w:commentReference w:id="103"/>
      </w:r>
      <w:ins w:id="109" w:author="guido de Zeeuw" w:date="2022-08-21T11:47:00Z">
        <w:r w:rsidR="001A24F0" w:rsidRPr="00EC7010">
          <w:rPr>
            <w:sz w:val="20"/>
            <w:szCs w:val="20"/>
          </w:rPr>
          <w:t xml:space="preserve">. </w:t>
        </w:r>
      </w:ins>
      <w:ins w:id="110" w:author="guido de Zeeuw" w:date="2022-08-21T11:50:00Z">
        <w:r w:rsidR="00495FEF" w:rsidRPr="00EC7010">
          <w:rPr>
            <w:sz w:val="20"/>
            <w:szCs w:val="20"/>
          </w:rPr>
          <w:t>For example, let’s say we have a species X with a total of 1 mol/L (</w:t>
        </w:r>
        <w:proofErr w:type="spellStart"/>
        <w:r w:rsidR="00495FEF" w:rsidRPr="00EC7010">
          <w:rPr>
            <w:sz w:val="20"/>
            <w:szCs w:val="20"/>
          </w:rPr>
          <w:t>X.tot</w:t>
        </w:r>
        <w:proofErr w:type="spellEnd"/>
        <w:r w:rsidR="00495FEF" w:rsidRPr="00EC7010">
          <w:rPr>
            <w:sz w:val="20"/>
            <w:szCs w:val="20"/>
          </w:rPr>
          <w:t xml:space="preserve"> = 1 mol/L) of which 20% is present in the liquid. In add</w:t>
        </w:r>
      </w:ins>
      <w:ins w:id="111" w:author="guido de Zeeuw" w:date="2022-08-21T11:51:00Z">
        <w:r w:rsidR="00495FEF" w:rsidRPr="00EC7010">
          <w:rPr>
            <w:sz w:val="20"/>
            <w:szCs w:val="20"/>
          </w:rPr>
          <w:t xml:space="preserve">ition to this, the porosity and saturation of the system are 0.4 and 0.9 respectively. The share of </w:t>
        </w:r>
        <w:proofErr w:type="spellStart"/>
        <w:r w:rsidR="00495FEF" w:rsidRPr="00EC7010">
          <w:rPr>
            <w:sz w:val="20"/>
            <w:szCs w:val="20"/>
          </w:rPr>
          <w:t>X.tot</w:t>
        </w:r>
        <w:proofErr w:type="spellEnd"/>
        <w:r w:rsidR="00495FEF" w:rsidRPr="00EC7010">
          <w:rPr>
            <w:sz w:val="20"/>
            <w:szCs w:val="20"/>
          </w:rPr>
          <w:t xml:space="preserve"> in the liquid is then 1*</w:t>
        </w:r>
      </w:ins>
      <w:ins w:id="112" w:author="guido de Zeeuw" w:date="2022-08-21T11:54:00Z">
        <w:r w:rsidR="00A27D58" w:rsidRPr="00EC7010">
          <w:rPr>
            <w:sz w:val="20"/>
            <w:szCs w:val="20"/>
          </w:rPr>
          <w:t>20%</w:t>
        </w:r>
      </w:ins>
      <w:ins w:id="113" w:author="guido de Zeeuw" w:date="2022-08-21T11:51:00Z">
        <w:r w:rsidR="00495FEF" w:rsidRPr="00EC7010">
          <w:rPr>
            <w:sz w:val="20"/>
            <w:szCs w:val="20"/>
          </w:rPr>
          <w:t xml:space="preserve"> = 0.2 mol/L. </w:t>
        </w:r>
        <w:r w:rsidR="00495FEF" w:rsidRPr="00EC7010">
          <w:rPr>
            <w:b/>
            <w:bCs/>
            <w:sz w:val="20"/>
            <w:szCs w:val="20"/>
          </w:rPr>
          <w:t>But</w:t>
        </w:r>
        <w:r w:rsidR="00495FEF" w:rsidRPr="00EC7010">
          <w:rPr>
            <w:sz w:val="20"/>
            <w:szCs w:val="20"/>
          </w:rPr>
          <w:t xml:space="preserve"> the volume of the liquid is </w:t>
        </w:r>
      </w:ins>
      <w:ins w:id="114" w:author="guido de Zeeuw" w:date="2022-08-21T11:54:00Z">
        <w:r w:rsidR="00A27D58" w:rsidRPr="00EC7010">
          <w:rPr>
            <w:sz w:val="20"/>
            <w:szCs w:val="20"/>
          </w:rPr>
          <w:t>itself</w:t>
        </w:r>
      </w:ins>
      <w:ins w:id="115" w:author="guido de Zeeuw" w:date="2022-08-21T11:51:00Z">
        <w:r w:rsidR="00495FEF" w:rsidRPr="00EC7010">
          <w:rPr>
            <w:sz w:val="20"/>
            <w:szCs w:val="20"/>
          </w:rPr>
          <w:t xml:space="preserve"> 1*0.4*0.9 = </w:t>
        </w:r>
      </w:ins>
      <w:ins w:id="116" w:author="guido de Zeeuw" w:date="2022-08-21T11:52:00Z">
        <w:r w:rsidR="00495FEF" w:rsidRPr="00EC7010">
          <w:rPr>
            <w:sz w:val="20"/>
            <w:szCs w:val="20"/>
          </w:rPr>
          <w:t xml:space="preserve">0.36 mol/L. Therefore the </w:t>
        </w:r>
      </w:ins>
      <w:ins w:id="117" w:author="guido de Zeeuw" w:date="2022-08-21T11:53:00Z">
        <w:r w:rsidR="00495FEF" w:rsidRPr="00EC7010">
          <w:rPr>
            <w:sz w:val="20"/>
            <w:szCs w:val="20"/>
          </w:rPr>
          <w:t>concentration in the liter phase</w:t>
        </w:r>
      </w:ins>
      <w:ins w:id="118" w:author="guido de Zeeuw" w:date="2022-08-21T11:52:00Z">
        <w:r w:rsidR="00495FEF" w:rsidRPr="00EC7010">
          <w:rPr>
            <w:sz w:val="20"/>
            <w:szCs w:val="20"/>
          </w:rPr>
          <w:t xml:space="preserve"> </w:t>
        </w:r>
      </w:ins>
      <w:ins w:id="119" w:author="guido de Zeeuw" w:date="2022-08-21T11:53:00Z">
        <w:r w:rsidR="00495FEF" w:rsidRPr="00EC7010">
          <w:rPr>
            <w:sz w:val="20"/>
            <w:szCs w:val="20"/>
          </w:rPr>
          <w:t>(</w:t>
        </w:r>
      </w:ins>
      <w:proofErr w:type="spellStart"/>
      <w:ins w:id="120" w:author="guido de Zeeuw" w:date="2022-08-21T11:52:00Z">
        <w:r w:rsidR="00495FEF" w:rsidRPr="00EC7010">
          <w:rPr>
            <w:sz w:val="20"/>
            <w:szCs w:val="20"/>
          </w:rPr>
          <w:t>X.liter</w:t>
        </w:r>
      </w:ins>
      <w:proofErr w:type="spellEnd"/>
      <w:ins w:id="121" w:author="guido de Zeeuw" w:date="2022-08-21T11:53:00Z">
        <w:r w:rsidR="00495FEF" w:rsidRPr="00EC7010">
          <w:rPr>
            <w:sz w:val="20"/>
            <w:szCs w:val="20"/>
          </w:rPr>
          <w:t xml:space="preserve">) is calculated as </w:t>
        </w:r>
      </w:ins>
      <w:ins w:id="122" w:author="guido de Zeeuw" w:date="2022-08-21T11:52:00Z">
        <w:r w:rsidR="00495FEF" w:rsidRPr="00EC7010">
          <w:rPr>
            <w:sz w:val="20"/>
            <w:szCs w:val="20"/>
          </w:rPr>
          <w:t xml:space="preserve">0.2/(0.36) = </w:t>
        </w:r>
      </w:ins>
      <w:ins w:id="123" w:author="guido de Zeeuw" w:date="2022-08-21T11:53:00Z">
        <w:r w:rsidR="00A27D58" w:rsidRPr="00EC7010">
          <w:rPr>
            <w:sz w:val="20"/>
            <w:szCs w:val="20"/>
          </w:rPr>
          <w:t>0.556 mol/L.</w:t>
        </w:r>
      </w:ins>
      <w:ins w:id="124" w:author="guido de Zeeuw" w:date="2022-08-21T11:49:00Z">
        <w:r w:rsidR="00495FEF" w:rsidRPr="00EC7010">
          <w:rPr>
            <w:sz w:val="20"/>
            <w:szCs w:val="20"/>
          </w:rPr>
          <w:t xml:space="preserve"> </w:t>
        </w:r>
      </w:ins>
    </w:p>
    <w:p w14:paraId="44D2CC92" w14:textId="4199DC97" w:rsidR="0022673D" w:rsidRPr="00EC7010" w:rsidRDefault="00FC767C" w:rsidP="0022673D">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@phase(tot)</w:t>
      </w:r>
    </w:p>
    <w:p w14:paraId="1A9BA3E5" w14:textId="0692F261" w:rsidR="00FC767C" w:rsidRPr="00EC7010" w:rsidRDefault="00FC767C" w:rsidP="0022673D">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@phase(liter)</w:t>
      </w:r>
    </w:p>
    <w:p w14:paraId="4E692943" w14:textId="5B929E61" w:rsidR="00FC767C" w:rsidRPr="00EC7010" w:rsidRDefault="00FC767C" w:rsidP="0022673D">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@link_phase(liter, tot, </w:t>
      </w:r>
      <w:r w:rsidR="007476E8" w:rsidRPr="00EC7010">
        <w:rPr>
          <w:rFonts w:ascii="Consolas" w:hAnsi="Consolas" w:cs="Consolas"/>
          <w:sz w:val="17"/>
          <w:szCs w:val="17"/>
          <w:lang w:val="en-US"/>
        </w:rPr>
        <w:t>“my_variable_1”</w:t>
      </w:r>
      <w:r w:rsidRPr="00EC7010">
        <w:rPr>
          <w:rFonts w:ascii="Consolas" w:hAnsi="Consolas" w:cs="Consolas"/>
          <w:sz w:val="17"/>
          <w:szCs w:val="17"/>
          <w:lang w:val="en-US"/>
        </w:rPr>
        <w:t>)</w:t>
      </w:r>
    </w:p>
    <w:p w14:paraId="1C3B6890" w14:textId="7777F11E" w:rsidR="0022673D" w:rsidRPr="00EC7010" w:rsidRDefault="0022673D" w:rsidP="00942840">
      <w:pPr>
        <w:rPr>
          <w:lang w:val="en-US"/>
        </w:rPr>
      </w:pPr>
    </w:p>
    <w:p w14:paraId="6FD7010E" w14:textId="22D2C363" w:rsidR="00FC767C" w:rsidRPr="00EC7010" w:rsidRDefault="00FC767C" w:rsidP="00942840">
      <w:pPr>
        <w:rPr>
          <w:lang w:val="en-US"/>
        </w:rPr>
      </w:pPr>
      <w:commentRangeStart w:id="125"/>
      <w:r w:rsidRPr="00EC7010">
        <w:rPr>
          <w:lang w:val="en-US"/>
        </w:rPr>
        <w:t>In a similar matter, we link the</w:t>
      </w:r>
      <w:r w:rsidRPr="00EC7010">
        <w:rPr>
          <w:i/>
          <w:iCs/>
          <w:lang w:val="en-US"/>
        </w:rPr>
        <w:t xml:space="preserve"> solution</w:t>
      </w:r>
      <w:r w:rsidR="00740344" w:rsidRPr="00EC7010">
        <w:rPr>
          <w:lang w:val="en-US"/>
        </w:rPr>
        <w:t xml:space="preserve"> </w:t>
      </w:r>
      <w:r w:rsidRPr="00EC7010">
        <w:rPr>
          <w:lang w:val="en-US"/>
        </w:rPr>
        <w:t xml:space="preserve">phase to the </w:t>
      </w:r>
      <w:r w:rsidRPr="00EC7010">
        <w:rPr>
          <w:i/>
          <w:iCs/>
          <w:lang w:val="en-US"/>
        </w:rPr>
        <w:t xml:space="preserve">liter </w:t>
      </w:r>
      <w:r w:rsidRPr="00EC7010">
        <w:rPr>
          <w:lang w:val="en-US"/>
        </w:rPr>
        <w:t>phase:</w:t>
      </w:r>
    </w:p>
    <w:p w14:paraId="7E19A0A9" w14:textId="19B0D4F6" w:rsidR="00FC767C" w:rsidRPr="00EC7010" w:rsidRDefault="00FC767C" w:rsidP="00FC767C">
      <w:pPr>
        <w:pStyle w:val="ListParagraph"/>
        <w:numPr>
          <w:ilvl w:val="0"/>
          <w:numId w:val="25"/>
        </w:numPr>
        <w:rPr>
          <w:sz w:val="20"/>
          <w:szCs w:val="20"/>
        </w:rPr>
      </w:pPr>
      <w:r w:rsidRPr="00EC7010">
        <w:rPr>
          <w:sz w:val="20"/>
          <w:szCs w:val="20"/>
        </w:rPr>
        <w:t xml:space="preserve">Define the </w:t>
      </w:r>
      <w:r w:rsidRPr="00EC7010">
        <w:rPr>
          <w:i/>
          <w:iCs/>
          <w:sz w:val="20"/>
          <w:szCs w:val="20"/>
        </w:rPr>
        <w:t xml:space="preserve">solution </w:t>
      </w:r>
      <w:r w:rsidRPr="00EC7010">
        <w:rPr>
          <w:sz w:val="20"/>
          <w:szCs w:val="20"/>
        </w:rPr>
        <w:t>phase.</w:t>
      </w:r>
      <w:ins w:id="126" w:author="Cristhian Andrade Corona" w:date="2022-08-03T10:42:00Z">
        <w:r w:rsidR="00B20280" w:rsidRPr="00EC7010">
          <w:rPr>
            <w:sz w:val="20"/>
            <w:szCs w:val="20"/>
          </w:rPr>
          <w:t xml:space="preserve"> (</w:t>
        </w:r>
        <w:proofErr w:type="gramStart"/>
        <w:r w:rsidR="00B20280" w:rsidRPr="00EC7010">
          <w:rPr>
            <w:sz w:val="20"/>
            <w:szCs w:val="20"/>
          </w:rPr>
          <w:t>Write also</w:t>
        </w:r>
        <w:proofErr w:type="gramEnd"/>
        <w:r w:rsidR="00B20280" w:rsidRPr="00EC7010">
          <w:rPr>
            <w:sz w:val="20"/>
            <w:szCs w:val="20"/>
          </w:rPr>
          <w:t xml:space="preserve"> the definition of solid and gas</w:t>
        </w:r>
      </w:ins>
      <w:ins w:id="127" w:author="Cristhian Andrade Corona" w:date="2022-08-03T10:43:00Z">
        <w:r w:rsidR="00B20280" w:rsidRPr="00EC7010">
          <w:rPr>
            <w:sz w:val="20"/>
            <w:szCs w:val="20"/>
          </w:rPr>
          <w:t>)</w:t>
        </w:r>
        <w:commentRangeEnd w:id="125"/>
        <w:r w:rsidR="00B20280" w:rsidRPr="00EC7010">
          <w:rPr>
            <w:rStyle w:val="CommentReference"/>
            <w:lang w:val="en-GB"/>
          </w:rPr>
          <w:commentReference w:id="125"/>
        </w:r>
      </w:ins>
    </w:p>
    <w:p w14:paraId="20D60F51" w14:textId="24F474CE" w:rsidR="00FC767C" w:rsidRPr="00EC7010" w:rsidRDefault="00FC767C" w:rsidP="00FC767C">
      <w:pPr>
        <w:pStyle w:val="ListParagraph"/>
        <w:numPr>
          <w:ilvl w:val="0"/>
          <w:numId w:val="25"/>
        </w:numPr>
        <w:rPr>
          <w:sz w:val="20"/>
          <w:szCs w:val="20"/>
        </w:rPr>
      </w:pPr>
      <w:r w:rsidRPr="00EC7010">
        <w:rPr>
          <w:sz w:val="20"/>
          <w:szCs w:val="20"/>
        </w:rPr>
        <w:t xml:space="preserve">Link </w:t>
      </w:r>
      <w:r w:rsidRPr="00EC7010">
        <w:rPr>
          <w:i/>
          <w:iCs/>
          <w:sz w:val="20"/>
          <w:szCs w:val="20"/>
        </w:rPr>
        <w:t>solution</w:t>
      </w:r>
      <w:r w:rsidR="00740344" w:rsidRPr="00EC7010">
        <w:rPr>
          <w:i/>
          <w:iCs/>
          <w:sz w:val="20"/>
          <w:szCs w:val="20"/>
        </w:rPr>
        <w:t>, solid</w:t>
      </w:r>
      <w:r w:rsidR="00740344" w:rsidRPr="00EC7010">
        <w:rPr>
          <w:sz w:val="20"/>
          <w:szCs w:val="20"/>
        </w:rPr>
        <w:t xml:space="preserve">, and </w:t>
      </w:r>
      <w:r w:rsidR="00740344" w:rsidRPr="00EC7010">
        <w:rPr>
          <w:i/>
          <w:iCs/>
          <w:sz w:val="20"/>
          <w:szCs w:val="20"/>
        </w:rPr>
        <w:t>gas</w:t>
      </w:r>
      <w:r w:rsidRPr="00EC7010">
        <w:rPr>
          <w:i/>
          <w:iCs/>
          <w:sz w:val="20"/>
          <w:szCs w:val="20"/>
        </w:rPr>
        <w:t xml:space="preserve"> </w:t>
      </w:r>
      <w:r w:rsidRPr="00EC7010">
        <w:rPr>
          <w:sz w:val="20"/>
          <w:szCs w:val="20"/>
        </w:rPr>
        <w:t xml:space="preserve">to </w:t>
      </w:r>
      <w:r w:rsidRPr="00EC7010">
        <w:rPr>
          <w:i/>
          <w:iCs/>
          <w:sz w:val="20"/>
          <w:szCs w:val="20"/>
        </w:rPr>
        <w:t>liter</w:t>
      </w:r>
      <w:r w:rsidR="00740344" w:rsidRPr="00EC7010">
        <w:rPr>
          <w:sz w:val="20"/>
          <w:szCs w:val="20"/>
        </w:rPr>
        <w:t>. A conversion unit of 1 indicates that solution has the same unit. In this case</w:t>
      </w:r>
      <w:r w:rsidR="00C60A8D">
        <w:rPr>
          <w:sz w:val="20"/>
          <w:szCs w:val="20"/>
        </w:rPr>
        <w:t>,</w:t>
      </w:r>
      <w:r w:rsidR="00740344" w:rsidRPr="00EC7010">
        <w:rPr>
          <w:sz w:val="20"/>
          <w:szCs w:val="20"/>
        </w:rPr>
        <w:t xml:space="preserve"> this implies that all different phases are part of the water</w:t>
      </w:r>
      <w:r w:rsidR="00F951E0" w:rsidRPr="00EC7010">
        <w:rPr>
          <w:sz w:val="20"/>
          <w:szCs w:val="20"/>
        </w:rPr>
        <w:t xml:space="preserve"> </w:t>
      </w:r>
      <w:r w:rsidR="00740344" w:rsidRPr="00EC7010">
        <w:rPr>
          <w:sz w:val="20"/>
          <w:szCs w:val="20"/>
        </w:rPr>
        <w:t>volume phase.</w:t>
      </w:r>
    </w:p>
    <w:p w14:paraId="35A4E4FC" w14:textId="4DC415E0" w:rsidR="00FC767C" w:rsidRPr="00EC7010" w:rsidRDefault="00FC767C" w:rsidP="00FC767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@phase(solution)</w:t>
      </w:r>
    </w:p>
    <w:p w14:paraId="11F15A9C" w14:textId="545A4587" w:rsidR="00FC767C" w:rsidRPr="00EC7010" w:rsidRDefault="00FC767C" w:rsidP="00FC767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@link_phase(solution, liter, “1”)</w:t>
      </w:r>
    </w:p>
    <w:p w14:paraId="0B02758C" w14:textId="64EFC1C9" w:rsidR="00740344" w:rsidRPr="00EC7010" w:rsidRDefault="00740344" w:rsidP="00FC767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@phase(solid)</w:t>
      </w:r>
    </w:p>
    <w:p w14:paraId="5CA96C03" w14:textId="7D95CEA6" w:rsidR="00740344" w:rsidRPr="00EC7010" w:rsidRDefault="00740344" w:rsidP="00740344">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lastRenderedPageBreak/>
        <w:t>@link_phase(solid, liter, “1”)</w:t>
      </w:r>
    </w:p>
    <w:p w14:paraId="48075735" w14:textId="24447237" w:rsidR="00740344" w:rsidRPr="00EC7010" w:rsidRDefault="00740344" w:rsidP="00FC767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@phase(gas)</w:t>
      </w:r>
    </w:p>
    <w:p w14:paraId="0F2CF48C" w14:textId="2F43CC39" w:rsidR="00740344" w:rsidRPr="00EC7010" w:rsidRDefault="00740344" w:rsidP="00FC767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@link_phase(gas, liter, “1”)</w:t>
      </w:r>
    </w:p>
    <w:p w14:paraId="05BAE5FF" w14:textId="68CB7522" w:rsidR="00FC767C" w:rsidRPr="00EC7010" w:rsidRDefault="00FC767C" w:rsidP="00942840">
      <w:pPr>
        <w:rPr>
          <w:lang w:val="nl-NL"/>
        </w:rPr>
      </w:pPr>
    </w:p>
    <w:p w14:paraId="2FB75A77" w14:textId="526C4E10" w:rsidR="0022673D" w:rsidRPr="00EC7010" w:rsidRDefault="00740344" w:rsidP="008C45F1">
      <w:pPr>
        <w:pStyle w:val="Heading3"/>
      </w:pPr>
      <w:commentRangeStart w:id="128"/>
      <w:r w:rsidRPr="00EC7010">
        <w:t>Custom hierarchy</w:t>
      </w:r>
      <w:commentRangeEnd w:id="128"/>
      <w:r w:rsidR="004D3ED6" w:rsidRPr="00EC7010">
        <w:rPr>
          <w:rStyle w:val="CommentReference"/>
          <w:rFonts w:ascii="Arial" w:eastAsiaTheme="minorHAnsi" w:hAnsi="Arial" w:cstheme="minorBidi"/>
          <w:b w:val="0"/>
          <w:color w:val="auto"/>
        </w:rPr>
        <w:commentReference w:id="128"/>
      </w:r>
    </w:p>
    <w:p w14:paraId="472BE0C0" w14:textId="5D2C945A" w:rsidR="00740344" w:rsidRPr="00EC7010" w:rsidRDefault="00F951E0" w:rsidP="00740344">
      <w:pPr>
        <w:rPr>
          <w:lang w:val="en-US"/>
        </w:rPr>
      </w:pPr>
      <w:r w:rsidRPr="00EC7010">
        <w:rPr>
          <w:lang w:val="en-US"/>
        </w:rPr>
        <w:t xml:space="preserve">In the previous hierarchy all </w:t>
      </w:r>
      <w:r w:rsidRPr="00EC7010">
        <w:rPr>
          <w:i/>
          <w:iCs/>
          <w:lang w:val="en-US"/>
        </w:rPr>
        <w:t xml:space="preserve">gas, solid </w:t>
      </w:r>
      <w:r w:rsidRPr="00EC7010">
        <w:rPr>
          <w:lang w:val="en-US"/>
        </w:rPr>
        <w:t xml:space="preserve">and </w:t>
      </w:r>
      <w:r w:rsidRPr="00EC7010">
        <w:rPr>
          <w:i/>
          <w:iCs/>
          <w:lang w:val="en-US"/>
        </w:rPr>
        <w:t>solution</w:t>
      </w:r>
      <w:r w:rsidRPr="00EC7010">
        <w:rPr>
          <w:lang w:val="en-US"/>
        </w:rPr>
        <w:t xml:space="preserve"> phases are part of the </w:t>
      </w:r>
      <w:r w:rsidRPr="00EC7010">
        <w:rPr>
          <w:i/>
          <w:iCs/>
          <w:lang w:val="en-US"/>
        </w:rPr>
        <w:t>liter</w:t>
      </w:r>
      <w:r w:rsidRPr="00EC7010">
        <w:rPr>
          <w:lang w:val="en-US"/>
        </w:rPr>
        <w:t xml:space="preserve"> (or water volume) phase, indicated by the </w:t>
      </w:r>
      <w:r w:rsidR="00C35029" w:rsidRPr="00EC7010">
        <w:rPr>
          <w:lang w:val="en-US"/>
        </w:rPr>
        <w:t xml:space="preserve">shared </w:t>
      </w:r>
      <w:r w:rsidRPr="00EC7010">
        <w:rPr>
          <w:lang w:val="en-US"/>
        </w:rPr>
        <w:t xml:space="preserve">conversion unit “1”. However, this introduces limitations for systems where </w:t>
      </w:r>
      <w:r w:rsidR="00C35029" w:rsidRPr="00EC7010">
        <w:rPr>
          <w:lang w:val="en-US"/>
        </w:rPr>
        <w:t xml:space="preserve">one wants to differentiate between phases not part of the </w:t>
      </w:r>
      <w:r w:rsidR="00C35029" w:rsidRPr="00EC7010">
        <w:rPr>
          <w:i/>
          <w:iCs/>
          <w:lang w:val="en-US"/>
        </w:rPr>
        <w:t>liter</w:t>
      </w:r>
      <w:r w:rsidR="00C35029" w:rsidRPr="00EC7010">
        <w:rPr>
          <w:lang w:val="en-US"/>
        </w:rPr>
        <w:t xml:space="preserve"> phase. Luckily, the user is free to choose any type of hierarchy. For example, here we define a phase hierarchy where the </w:t>
      </w:r>
      <w:r w:rsidR="00C35029" w:rsidRPr="00EC7010">
        <w:rPr>
          <w:i/>
          <w:iCs/>
          <w:lang w:val="en-US"/>
        </w:rPr>
        <w:t xml:space="preserve">solution, gas </w:t>
      </w:r>
      <w:r w:rsidR="00C35029" w:rsidRPr="00EC7010">
        <w:rPr>
          <w:lang w:val="en-US"/>
        </w:rPr>
        <w:t xml:space="preserve">and </w:t>
      </w:r>
      <w:r w:rsidR="00C35029" w:rsidRPr="00EC7010">
        <w:rPr>
          <w:i/>
          <w:iCs/>
          <w:lang w:val="en-US"/>
        </w:rPr>
        <w:t xml:space="preserve">solid </w:t>
      </w:r>
      <w:r w:rsidR="00C35029" w:rsidRPr="00EC7010">
        <w:rPr>
          <w:lang w:val="en-US"/>
        </w:rPr>
        <w:t>phase do not share the same conversion unit.</w:t>
      </w:r>
    </w:p>
    <w:p w14:paraId="049B0456" w14:textId="13A66369"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@phase(tot)</w:t>
      </w:r>
    </w:p>
    <w:p w14:paraId="37987C3F" w14:textId="026A80DA"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@phase(liter)</w:t>
      </w:r>
    </w:p>
    <w:p w14:paraId="4A0219DA" w14:textId="5F5A0663"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@link_phase(liter, tot, “porosity*saturation”)</w:t>
      </w:r>
    </w:p>
    <w:p w14:paraId="1BB3FDBA" w14:textId="5D290099"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@phase(solution)</w:t>
      </w:r>
    </w:p>
    <w:p w14:paraId="1D31B19A" w14:textId="480F3EF1"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@link_phase(solution, liter, “1”)</w:t>
      </w:r>
    </w:p>
    <w:p w14:paraId="4DA6AC64" w14:textId="5678FAEE"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@phase(solid)</w:t>
      </w:r>
    </w:p>
    <w:p w14:paraId="0E305D43" w14:textId="17FA9AD1"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@link_phase(solid, tot, “</w:t>
      </w:r>
      <w:proofErr w:type="spellStart"/>
      <w:r w:rsidRPr="00EC7010">
        <w:rPr>
          <w:rFonts w:ascii="Consolas" w:hAnsi="Consolas" w:cs="Consolas"/>
          <w:sz w:val="17"/>
          <w:szCs w:val="17"/>
          <w:lang w:val="nl-NL"/>
        </w:rPr>
        <w:t>totvolume</w:t>
      </w:r>
      <w:proofErr w:type="spellEnd"/>
      <w:r w:rsidRPr="00EC7010">
        <w:rPr>
          <w:rFonts w:ascii="Consolas" w:hAnsi="Consolas" w:cs="Consolas"/>
          <w:sz w:val="17"/>
          <w:szCs w:val="17"/>
          <w:lang w:val="nl-NL"/>
        </w:rPr>
        <w:t>*(1-porosity)”)</w:t>
      </w:r>
    </w:p>
    <w:p w14:paraId="70767A26" w14:textId="52BC2EE1"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@phase(gas)</w:t>
      </w:r>
    </w:p>
    <w:p w14:paraId="0C390775" w14:textId="44D82966" w:rsidR="00C35029" w:rsidRPr="00EC7010" w:rsidRDefault="00C35029" w:rsidP="00C35029">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@link_phase(gas, tot, “porosity*(1-saturation)”)</w:t>
      </w:r>
    </w:p>
    <w:p w14:paraId="0B06F876" w14:textId="0D163FCC" w:rsidR="00C35029" w:rsidRPr="00EC7010" w:rsidRDefault="00C35029" w:rsidP="00740344">
      <w:pPr>
        <w:rPr>
          <w:lang w:val="en-US"/>
        </w:rPr>
      </w:pPr>
      <w:r w:rsidRPr="00EC7010">
        <w:rPr>
          <w:lang w:val="en-US"/>
        </w:rPr>
        <w:t>This notation describes the following hierarchy:</w:t>
      </w:r>
    </w:p>
    <w:p w14:paraId="56C94832" w14:textId="55D5FAD8" w:rsidR="00C35029" w:rsidRPr="00EC7010" w:rsidRDefault="00161E3B" w:rsidP="00161E3B">
      <w:pPr>
        <w:jc w:val="center"/>
        <w:rPr>
          <w:lang w:val="en-US"/>
        </w:rPr>
      </w:pPr>
      <w:r w:rsidRPr="00EC7010">
        <w:rPr>
          <w:noProof/>
          <w:lang w:eastAsia="en-GB"/>
        </w:rPr>
        <w:drawing>
          <wp:inline distT="0" distB="0" distL="0" distR="0" wp14:anchorId="0D0514F3" wp14:editId="4C2DFE9E">
            <wp:extent cx="2413942" cy="1758461"/>
            <wp:effectExtent l="0" t="0" r="0" b="0"/>
            <wp:docPr id="60" name="Picture 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10;&#10;Description automatically generated"/>
                    <pic:cNvPicPr/>
                  </pic:nvPicPr>
                  <pic:blipFill>
                    <a:blip r:embed="rId22"/>
                    <a:stretch>
                      <a:fillRect/>
                    </a:stretch>
                  </pic:blipFill>
                  <pic:spPr>
                    <a:xfrm>
                      <a:off x="0" y="0"/>
                      <a:ext cx="2475350" cy="1803194"/>
                    </a:xfrm>
                    <a:prstGeom prst="rect">
                      <a:avLst/>
                    </a:prstGeom>
                  </pic:spPr>
                </pic:pic>
              </a:graphicData>
            </a:graphic>
          </wp:inline>
        </w:drawing>
      </w:r>
    </w:p>
    <w:p w14:paraId="453D2FEF" w14:textId="77777777" w:rsidR="00161E3B" w:rsidRPr="00EC7010" w:rsidRDefault="00161E3B" w:rsidP="008C45F1">
      <w:pPr>
        <w:pStyle w:val="Heading3"/>
      </w:pPr>
      <w:proofErr w:type="gramStart"/>
      <w:r w:rsidRPr="00EC7010">
        <w:t>.con</w:t>
      </w:r>
      <w:proofErr w:type="gramEnd"/>
      <w:r w:rsidRPr="00EC7010">
        <w:t xml:space="preserve"> &amp; .</w:t>
      </w:r>
      <w:proofErr w:type="spellStart"/>
      <w:r w:rsidRPr="00EC7010">
        <w:t>logact</w:t>
      </w:r>
      <w:proofErr w:type="spellEnd"/>
    </w:p>
    <w:p w14:paraId="6871D5FE" w14:textId="327B0267" w:rsidR="007476E8" w:rsidRPr="00EC7010" w:rsidRDefault="002C3ADD" w:rsidP="00161E3B">
      <w:pPr>
        <w:rPr>
          <w:rFonts w:eastAsiaTheme="minorEastAsia"/>
        </w:rPr>
      </w:pPr>
      <w:commentRangeStart w:id="129"/>
      <w:r w:rsidRPr="00EC7010">
        <w:t xml:space="preserve">The different phases described above list </w:t>
      </w:r>
      <w:commentRangeEnd w:id="129"/>
      <w:r w:rsidR="004D3ED6" w:rsidRPr="00EC7010">
        <w:rPr>
          <w:rStyle w:val="CommentReference"/>
        </w:rPr>
        <w:commentReference w:id="129"/>
      </w:r>
      <w:r w:rsidRPr="00EC7010">
        <w:t xml:space="preserve">the bulk composition of a given species in the different phases. However, it is important to note that </w:t>
      </w:r>
      <m:oMath>
        <m:r>
          <w:rPr>
            <w:rFonts w:ascii="Cambria Math" w:hAnsi="Cambria Math"/>
          </w:rPr>
          <m:t>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-2</m:t>
            </m:r>
          </m:sup>
        </m:sSubSup>
        <m:r>
          <w:rPr>
            <w:rFonts w:ascii="Cambria Math" w:hAnsi="Cambria Math"/>
          </w:rPr>
          <m:t>.solution</m:t>
        </m:r>
      </m:oMath>
      <w:r w:rsidRPr="00EC7010">
        <w:rPr>
          <w:rFonts w:eastAsiaTheme="minorEastAsia"/>
        </w:rPr>
        <w:t xml:space="preserve"> </w:t>
      </w:r>
      <w:r w:rsidRPr="00EC7010">
        <w:rPr>
          <w:rFonts w:eastAsiaTheme="minorEastAsia"/>
          <w:b/>
          <w:bCs/>
        </w:rPr>
        <w:t>is not</w:t>
      </w:r>
      <w:r w:rsidRPr="00EC7010">
        <w:rPr>
          <w:rFonts w:eastAsiaTheme="minorEastAsia"/>
        </w:rPr>
        <w:t xml:space="preserve"> the concentration of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m:t>
        </m:r>
      </m:oMath>
      <w:r w:rsidRPr="00EC7010">
        <w:rPr>
          <w:rFonts w:eastAsiaTheme="minorEastAsia"/>
        </w:rPr>
        <w:t xml:space="preserve"> in the solution. It is rather the sum of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sidRPr="00EC7010">
        <w:rPr>
          <w:rFonts w:eastAsiaTheme="minorEastAsia"/>
        </w:rPr>
        <w:t xml:space="preserve"> in the solution shared over all the different species</w:t>
      </w:r>
      <w:r w:rsidR="00464571" w:rsidRPr="00EC7010">
        <w:rPr>
          <w:rFonts w:eastAsiaTheme="minorEastAsia"/>
        </w:rPr>
        <w:t xml:space="preserve"> (</w:t>
      </w:r>
      <w:r w:rsidR="00660503" w:rsidRPr="00EC7010">
        <w:rPr>
          <w:rFonts w:eastAsiaTheme="minorEastAsia"/>
        </w:rPr>
        <w:t xml:space="preserve">= </w:t>
      </w:r>
      <w:r w:rsidR="00464571" w:rsidRPr="00EC7010">
        <w:rPr>
          <w:rFonts w:eastAsiaTheme="minorEastAsia"/>
        </w:rPr>
        <w:t>the bulk composition)</w:t>
      </w:r>
      <w:r w:rsidR="00FF3123" w:rsidRPr="00EC7010">
        <w:rPr>
          <w:rFonts w:eastAsiaTheme="minorEastAsia"/>
        </w:rPr>
        <w:t>:</w:t>
      </w:r>
    </w:p>
    <w:p w14:paraId="658E6C04" w14:textId="3E0D41E2" w:rsidR="00C42C00" w:rsidRPr="00EC7010" w:rsidRDefault="00C42C00" w:rsidP="00660503">
      <w:pPr>
        <w:spacing w:before="120"/>
        <w:rPr>
          <w:rFonts w:eastAsiaTheme="minorEastAsia"/>
        </w:rPr>
      </w:pPr>
      <m:oMathPara>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.solution=</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e>
              </m:d>
            </m:e>
            <m:sub>
              <m:r>
                <w:rPr>
                  <w:rFonts w:ascii="Cambria Math" w:eastAsiaTheme="minorEastAsia" w:hAnsi="Cambria Math"/>
                </w:rPr>
                <m:t>in 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e>
              </m:d>
            </m:e>
            <m:sub>
              <m:r>
                <w:rPr>
                  <w:rFonts w:ascii="Cambria Math" w:eastAsiaTheme="minorEastAsia" w:hAnsi="Cambria Math"/>
                </w:rPr>
                <m:t xml:space="preserve">in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e>
              </m:d>
            </m:e>
            <m:sub>
              <m:r>
                <w:rPr>
                  <w:rFonts w:ascii="Cambria Math" w:eastAsiaTheme="minorEastAsia" w:hAnsi="Cambria Math"/>
                </w:rPr>
                <m:t>in 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e>
              </m:d>
            </m:e>
            <m:sub>
              <m:r>
                <w:rPr>
                  <w:rFonts w:ascii="Cambria Math" w:eastAsiaTheme="minorEastAsia" w:hAnsi="Cambria Math"/>
                </w:rPr>
                <m:t>in CaC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r>
            <w:rPr>
              <w:rFonts w:ascii="Cambria Math" w:eastAsiaTheme="minorEastAsia" w:hAnsi="Cambria Math"/>
            </w:rPr>
            <m:t>+...</m:t>
          </m:r>
        </m:oMath>
      </m:oMathPara>
    </w:p>
    <w:p w14:paraId="2A72923E" w14:textId="219CD6FF" w:rsidR="00C42C00" w:rsidRPr="00EC7010" w:rsidRDefault="00660503" w:rsidP="00161E3B">
      <w:pPr>
        <w:rPr>
          <w:rFonts w:eastAsiaTheme="minorEastAsia"/>
        </w:rPr>
      </w:pPr>
      <w:r w:rsidRPr="00EC7010">
        <w:rPr>
          <w:rFonts w:eastAsiaTheme="minorEastAsia"/>
        </w:rPr>
        <w:t>Or, mathematically expressed</w:t>
      </w:r>
      <w:r w:rsidR="00C42C00" w:rsidRPr="00EC7010">
        <w:rPr>
          <w:rFonts w:eastAsiaTheme="minorEastAsia"/>
        </w:rPr>
        <w:t xml:space="preserve">: </w:t>
      </w:r>
    </w:p>
    <w:p w14:paraId="70C4A52A" w14:textId="44CA92E7" w:rsidR="00FF3123" w:rsidRPr="00EC7010" w:rsidRDefault="00FF3123" w:rsidP="00161E3B">
      <w:pPr>
        <w:rPr>
          <w:rFonts w:eastAsiaTheme="minorEastAsia"/>
        </w:rPr>
      </w:pPr>
      <m:oMathPara>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.solution=</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j</m:t>
              </m:r>
            </m:sup>
            <m:e>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e>
                  </m:d>
                </m:e>
                <m:sub>
                  <m:r>
                    <w:rPr>
                      <w:rFonts w:ascii="Cambria Math" w:eastAsiaTheme="minorEastAsia" w:hAnsi="Cambria Math"/>
                    </w:rPr>
                    <m:t>i</m:t>
                  </m:r>
                </m:sub>
              </m:sSub>
            </m:e>
          </m:nary>
        </m:oMath>
      </m:oMathPara>
    </w:p>
    <w:p w14:paraId="2A77FEA4" w14:textId="206741B3" w:rsidR="00FF3123" w:rsidRPr="00EC7010" w:rsidRDefault="00FF3123" w:rsidP="00161E3B">
      <w:pPr>
        <w:rPr>
          <w:rFonts w:eastAsiaTheme="minorEastAsia"/>
        </w:rPr>
      </w:pPr>
      <w:r w:rsidRPr="00EC7010">
        <w:t xml:space="preserve">Where </w:t>
      </w:r>
      <m:oMath>
        <m:r>
          <w:rPr>
            <w:rFonts w:ascii="Cambria Math" w:hAnsi="Cambria Math"/>
          </w:rPr>
          <m:t>j</m:t>
        </m:r>
      </m:oMath>
      <w:r w:rsidRPr="00EC7010">
        <w:rPr>
          <w:rFonts w:eastAsiaTheme="minorEastAsia"/>
        </w:rPr>
        <w:t xml:space="preserve"> is the total amount of species and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e>
            </m:d>
          </m:e>
          <m:sub>
            <m:r>
              <w:rPr>
                <w:rFonts w:ascii="Cambria Math" w:eastAsiaTheme="minorEastAsia" w:hAnsi="Cambria Math"/>
              </w:rPr>
              <m:t>i</m:t>
            </m:r>
          </m:sub>
        </m:sSub>
      </m:oMath>
      <w:r w:rsidRPr="00EC7010">
        <w:rPr>
          <w:rFonts w:eastAsiaTheme="minorEastAsia"/>
        </w:rPr>
        <w:t xml:space="preserve"> is the total amount of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sidRPr="00EC7010">
        <w:rPr>
          <w:rFonts w:eastAsiaTheme="minorEastAsia"/>
        </w:rPr>
        <w:t xml:space="preserve"> in the </w:t>
      </w:r>
      <m:oMath>
        <m:r>
          <w:rPr>
            <w:rFonts w:ascii="Cambria Math" w:eastAsiaTheme="minorEastAsia" w:hAnsi="Cambria Math"/>
          </w:rPr>
          <m:t>i</m:t>
        </m:r>
      </m:oMath>
      <w:r w:rsidRPr="00EC7010">
        <w:rPr>
          <w:rFonts w:eastAsiaTheme="minorEastAsia"/>
          <w:vertAlign w:val="superscript"/>
        </w:rPr>
        <w:t>th</w:t>
      </w:r>
      <w:r w:rsidRPr="00EC7010">
        <w:rPr>
          <w:rFonts w:eastAsiaTheme="minorEastAsia"/>
        </w:rPr>
        <w:t xml:space="preserve"> species. </w:t>
      </w:r>
    </w:p>
    <w:p w14:paraId="76F8FD88" w14:textId="25333746" w:rsidR="00FF3123" w:rsidRPr="00EC7010" w:rsidRDefault="00464571" w:rsidP="00161E3B">
      <w:pPr>
        <w:rPr>
          <w:rFonts w:eastAsiaTheme="minorEastAsia"/>
        </w:rPr>
      </w:pPr>
      <w:r w:rsidRPr="00EC7010">
        <w:rPr>
          <w:rFonts w:eastAsiaTheme="minorEastAsia"/>
        </w:rPr>
        <w:t xml:space="preserve">The concentration and molar activities of a given species is </w:t>
      </w:r>
      <w:commentRangeStart w:id="130"/>
      <w:r w:rsidRPr="00EC7010">
        <w:rPr>
          <w:rFonts w:eastAsiaTheme="minorEastAsia"/>
        </w:rPr>
        <w:t xml:space="preserve">obtained with by using the </w:t>
      </w:r>
      <w:commentRangeEnd w:id="130"/>
      <w:r w:rsidR="00F07B72" w:rsidRPr="00EC7010">
        <w:rPr>
          <w:rStyle w:val="CommentReference"/>
        </w:rPr>
        <w:commentReference w:id="130"/>
      </w:r>
      <w:r w:rsidRPr="00EC7010">
        <w:rPr>
          <w:rFonts w:eastAsiaTheme="minorEastAsia"/>
        </w:rPr>
        <w:t xml:space="preserve">syntax </w:t>
      </w:r>
      <w:proofErr w:type="gramStart"/>
      <w:r w:rsidRPr="00EC7010">
        <w:rPr>
          <w:rFonts w:eastAsiaTheme="minorEastAsia"/>
        </w:rPr>
        <w:t>‘.con</w:t>
      </w:r>
      <w:proofErr w:type="gramEnd"/>
      <w:r w:rsidRPr="00EC7010">
        <w:rPr>
          <w:rFonts w:eastAsiaTheme="minorEastAsia"/>
        </w:rPr>
        <w:t>’ (for concentration) or ‘.</w:t>
      </w:r>
      <w:proofErr w:type="spellStart"/>
      <w:r w:rsidRPr="00EC7010">
        <w:rPr>
          <w:rFonts w:eastAsiaTheme="minorEastAsia"/>
        </w:rPr>
        <w:t>logact</w:t>
      </w:r>
      <w:proofErr w:type="spellEnd"/>
      <w:r w:rsidRPr="00EC7010">
        <w:rPr>
          <w:rFonts w:eastAsiaTheme="minorEastAsia"/>
        </w:rPr>
        <w:t>’ (for molar activity)</w:t>
      </w:r>
      <w:r w:rsidR="00660503" w:rsidRPr="00EC7010">
        <w:rPr>
          <w:rFonts w:eastAsiaTheme="minorEastAsia"/>
        </w:rPr>
        <w:t xml:space="preserve"> </w:t>
      </w:r>
      <w:del w:id="131" w:author="Cristhian Andrade Corona" w:date="2022-08-03T10:53:00Z">
        <w:r w:rsidR="00660503" w:rsidRPr="00EC7010" w:rsidDel="00F07B72">
          <w:rPr>
            <w:rFonts w:eastAsiaTheme="minorEastAsia"/>
          </w:rPr>
          <w:delText xml:space="preserve">behind </w:delText>
        </w:r>
      </w:del>
      <w:ins w:id="132" w:author="Cristhian Andrade Corona" w:date="2022-08-03T10:53:00Z">
        <w:r w:rsidR="00F07B72" w:rsidRPr="00EC7010">
          <w:rPr>
            <w:rFonts w:eastAsiaTheme="minorEastAsia"/>
          </w:rPr>
          <w:t xml:space="preserve">next to </w:t>
        </w:r>
      </w:ins>
      <w:r w:rsidR="00660503" w:rsidRPr="00EC7010">
        <w:rPr>
          <w:rFonts w:eastAsiaTheme="minorEastAsia"/>
        </w:rPr>
        <w:t>the species name</w:t>
      </w:r>
      <w:r w:rsidRPr="00EC7010">
        <w:rPr>
          <w:rFonts w:eastAsiaTheme="minorEastAsia"/>
        </w:rPr>
        <w:t xml:space="preserve">. </w:t>
      </w:r>
      <w:r w:rsidR="00660503" w:rsidRPr="00EC7010">
        <w:rPr>
          <w:rFonts w:eastAsiaTheme="minorEastAsia"/>
          <w:b/>
          <w:bCs/>
        </w:rPr>
        <w:t xml:space="preserve">Note: </w:t>
      </w:r>
      <w:r w:rsidRPr="00EC7010">
        <w:rPr>
          <w:rFonts w:eastAsiaTheme="minorEastAsia"/>
        </w:rPr>
        <w:t>The molar activity is given on a log</w:t>
      </w:r>
      <w:r w:rsidRPr="00EC7010">
        <w:rPr>
          <w:rFonts w:eastAsiaTheme="minorEastAsia"/>
          <w:vertAlign w:val="subscript"/>
        </w:rPr>
        <w:t>10</w:t>
      </w:r>
      <w:r w:rsidRPr="00EC7010">
        <w:rPr>
          <w:rFonts w:eastAsiaTheme="minorEastAsia"/>
        </w:rPr>
        <w:t xml:space="preserve"> scale</w:t>
      </w:r>
      <w:r w:rsidR="00660503" w:rsidRPr="00EC7010">
        <w:rPr>
          <w:rFonts w:eastAsiaTheme="minorEastAsia"/>
        </w:rPr>
        <w:t>!</w:t>
      </w:r>
    </w:p>
    <w:p w14:paraId="005B6EF1" w14:textId="3A25AAEC" w:rsidR="00C35029" w:rsidRPr="00EC7010" w:rsidRDefault="00FF3123" w:rsidP="00161E3B">
      <w:pPr>
        <w:rPr>
          <w:rFonts w:eastAsiaTheme="minorEastAsia"/>
        </w:rPr>
      </w:pPr>
      <w:r w:rsidRPr="00EC7010">
        <w:rPr>
          <w:rFonts w:eastAsiaTheme="minorEastAsia"/>
        </w:rPr>
        <w:t xml:space="preserve"> </w:t>
      </w:r>
    </w:p>
    <w:p w14:paraId="521AE87D" w14:textId="51F9F632" w:rsidR="00DE6934" w:rsidRPr="00EC7010" w:rsidDel="00A27D58" w:rsidRDefault="00DE6934" w:rsidP="00161E3B">
      <w:pPr>
        <w:rPr>
          <w:del w:id="133" w:author="guido de Zeeuw" w:date="2022-08-21T11:54:00Z"/>
          <w:rFonts w:eastAsiaTheme="minorEastAsia"/>
        </w:rPr>
      </w:pPr>
    </w:p>
    <w:p w14:paraId="143AB939" w14:textId="34D496C1" w:rsidR="00DE6934" w:rsidRPr="00EC7010" w:rsidRDefault="00DE6934" w:rsidP="00DE6934">
      <w:pPr>
        <w:pStyle w:val="Heading2"/>
        <w:rPr>
          <w:rFonts w:eastAsiaTheme="minorEastAsia"/>
        </w:rPr>
      </w:pPr>
      <w:bookmarkStart w:id="134" w:name="_Ref110002117"/>
      <w:r w:rsidRPr="00EC7010">
        <w:rPr>
          <w:rFonts w:eastAsiaTheme="minorEastAsia"/>
        </w:rPr>
        <w:t>Primary entities</w:t>
      </w:r>
      <w:bookmarkEnd w:id="134"/>
    </w:p>
    <w:p w14:paraId="5AA84872" w14:textId="6184D68C" w:rsidR="00DE6934" w:rsidRPr="00EC7010" w:rsidRDefault="00DE6934" w:rsidP="00DE6934">
      <w:pPr>
        <w:rPr>
          <w:lang w:val="en-US"/>
        </w:rPr>
      </w:pPr>
      <w:r w:rsidRPr="00EC7010">
        <w:rPr>
          <w:lang w:val="en-US"/>
        </w:rPr>
        <w:t>Now the user must specify the primary entities (or master species) that ORCHESTRA will use to calculate chemical equilibrium</w:t>
      </w:r>
      <w:r w:rsidR="00C97351" w:rsidRPr="00EC7010">
        <w:rPr>
          <w:lang w:val="en-US"/>
        </w:rPr>
        <w:t xml:space="preserve">. </w:t>
      </w:r>
      <w:r w:rsidRPr="00EC7010">
        <w:rPr>
          <w:lang w:val="en-US"/>
        </w:rPr>
        <w:t xml:space="preserve">The primary entities can be seen as the building blocks needed to build all the components </w:t>
      </w:r>
      <w:r w:rsidR="00C97351" w:rsidRPr="00EC7010">
        <w:rPr>
          <w:lang w:val="en-US"/>
        </w:rPr>
        <w:t xml:space="preserve">(or ‘normal’ entities) </w:t>
      </w:r>
      <w:r w:rsidRPr="00EC7010">
        <w:rPr>
          <w:lang w:val="en-US"/>
        </w:rPr>
        <w:t>of interest.</w:t>
      </w:r>
      <w:r w:rsidR="00C97351" w:rsidRPr="00EC7010">
        <w:rPr>
          <w:lang w:val="en-US"/>
        </w:rPr>
        <w:t xml:space="preserve"> </w:t>
      </w:r>
      <w:r w:rsidRPr="00EC7010">
        <w:rPr>
          <w:lang w:val="en-US"/>
        </w:rPr>
        <w:t xml:space="preserve"> As an example, the dissolution of calcite in water requires 4 different building blocks:</w:t>
      </w:r>
    </w:p>
    <w:p w14:paraId="13EFD79C" w14:textId="7AAD5A84" w:rsidR="00DE6934" w:rsidRPr="00EC7010" w:rsidRDefault="00DE6934" w:rsidP="00DE6934">
      <w:pPr>
        <w:pStyle w:val="ListParagraph"/>
        <w:numPr>
          <w:ilvl w:val="0"/>
          <w:numId w:val="26"/>
        </w:numPr>
      </w:pPr>
      <w:r w:rsidRPr="00EC7010">
        <w:t>Calcium (</w:t>
      </w:r>
      <m:oMath>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oMath>
      <w:r w:rsidRPr="00EC7010">
        <w:rPr>
          <w:rFonts w:eastAsiaTheme="minorEastAsia"/>
        </w:rPr>
        <w:t>)</w:t>
      </w:r>
    </w:p>
    <w:p w14:paraId="071A63BF" w14:textId="19964496" w:rsidR="00DE6934" w:rsidRPr="00EC7010" w:rsidRDefault="00DE6934" w:rsidP="00DE6934">
      <w:pPr>
        <w:pStyle w:val="ListParagraph"/>
        <w:numPr>
          <w:ilvl w:val="0"/>
          <w:numId w:val="26"/>
        </w:numPr>
      </w:pPr>
      <w:r w:rsidRPr="00EC7010">
        <w:rPr>
          <w:rFonts w:eastAsiaTheme="minorEastAsia"/>
        </w:rPr>
        <w:t>Carbonate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sidRPr="00EC7010">
        <w:rPr>
          <w:rFonts w:eastAsiaTheme="minorEastAsia"/>
        </w:rPr>
        <w:t>)</w:t>
      </w:r>
    </w:p>
    <w:p w14:paraId="11629672" w14:textId="34D1ED82" w:rsidR="00DE6934" w:rsidRPr="00EC7010" w:rsidRDefault="00DE6934" w:rsidP="00DE6934">
      <w:pPr>
        <w:pStyle w:val="ListParagraph"/>
        <w:numPr>
          <w:ilvl w:val="0"/>
          <w:numId w:val="26"/>
        </w:numPr>
      </w:pPr>
      <w:r w:rsidRPr="00EC7010">
        <w:rPr>
          <w:rFonts w:eastAsiaTheme="minorEastAsia"/>
        </w:rPr>
        <w:t>Water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sidRPr="00EC7010">
        <w:rPr>
          <w:rFonts w:eastAsiaTheme="minorEastAsia"/>
        </w:rPr>
        <w:t>)</w:t>
      </w:r>
    </w:p>
    <w:p w14:paraId="749164D9" w14:textId="0EAD0283" w:rsidR="00DE6934" w:rsidRPr="00EC7010" w:rsidRDefault="00DE6934" w:rsidP="00DE6934">
      <w:pPr>
        <w:pStyle w:val="ListParagraph"/>
        <w:numPr>
          <w:ilvl w:val="0"/>
          <w:numId w:val="26"/>
        </w:numPr>
      </w:pPr>
      <w:r w:rsidRPr="00EC7010">
        <w:rPr>
          <w:rFonts w:eastAsiaTheme="minorEastAsia"/>
        </w:rPr>
        <w:t>Protons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Pr="00EC7010">
        <w:rPr>
          <w:rFonts w:eastAsiaTheme="minorEastAsia"/>
        </w:rPr>
        <w:t>)</w:t>
      </w:r>
    </w:p>
    <w:p w14:paraId="18E70A1C" w14:textId="5A86F636" w:rsidR="00DE6934" w:rsidRPr="00EC7010" w:rsidRDefault="00DE6934" w:rsidP="00DE6934">
      <w:r w:rsidRPr="00EC7010">
        <w:t xml:space="preserve">With these 4 primary entities, all the </w:t>
      </w:r>
      <w:r w:rsidR="00C97351" w:rsidRPr="00EC7010">
        <w:t>other entities are</w:t>
      </w:r>
      <w:r w:rsidRPr="00EC7010">
        <w:t xml:space="preserve"> made:</w:t>
      </w:r>
    </w:p>
    <w:tbl>
      <w:tblPr>
        <w:tblStyle w:val="TableGrid"/>
        <w:tblW w:w="0" w:type="auto"/>
        <w:tblInd w:w="137" w:type="dxa"/>
        <w:tblLook w:val="04A0" w:firstRow="1" w:lastRow="0" w:firstColumn="1" w:lastColumn="0" w:noHBand="0" w:noVBand="1"/>
      </w:tblPr>
      <w:tblGrid>
        <w:gridCol w:w="2410"/>
        <w:gridCol w:w="2126"/>
      </w:tblGrid>
      <w:tr w:rsidR="00DE6934" w:rsidRPr="00EC7010" w14:paraId="101398B4" w14:textId="77777777" w:rsidTr="00D10A11">
        <w:tc>
          <w:tcPr>
            <w:tcW w:w="2410" w:type="dxa"/>
            <w:tcBorders>
              <w:top w:val="nil"/>
              <w:left w:val="nil"/>
              <w:bottom w:val="nil"/>
              <w:right w:val="nil"/>
            </w:tcBorders>
          </w:tcPr>
          <w:p w14:paraId="7B522AA5" w14:textId="77777777" w:rsidR="00DE6934" w:rsidRPr="00EC7010" w:rsidRDefault="00DE6934" w:rsidP="00DE6934">
            <w:pPr>
              <w:pStyle w:val="ListParagraph"/>
              <w:numPr>
                <w:ilvl w:val="0"/>
                <w:numId w:val="27"/>
              </w:numPr>
            </w:pPr>
            <m:oMath>
              <m:r>
                <w:rPr>
                  <w:rFonts w:ascii="Cambria Math" w:hAnsi="Cambria Math"/>
                </w:rPr>
                <w:lastRenderedPageBreak/>
                <m:t>C</m:t>
              </m:r>
              <m:sSup>
                <m:sSupPr>
                  <m:ctrlPr>
                    <w:rPr>
                      <w:rFonts w:ascii="Cambria Math" w:hAnsi="Cambria Math"/>
                      <w:i/>
                    </w:rPr>
                  </m:ctrlPr>
                </m:sSupPr>
                <m:e>
                  <m:r>
                    <w:rPr>
                      <w:rFonts w:ascii="Cambria Math" w:hAnsi="Cambria Math"/>
                    </w:rPr>
                    <m:t>a</m:t>
                  </m:r>
                </m:e>
                <m:sup>
                  <m:r>
                    <w:rPr>
                      <w:rFonts w:ascii="Cambria Math" w:hAnsi="Cambria Math"/>
                    </w:rPr>
                    <m:t>+2</m:t>
                  </m:r>
                </m:sup>
              </m:sSup>
            </m:oMath>
          </w:p>
          <w:p w14:paraId="1067B1BD" w14:textId="77777777" w:rsidR="00DE6934" w:rsidRPr="00EC7010" w:rsidRDefault="00DE6934" w:rsidP="00DE6934">
            <w:pPr>
              <w:pStyle w:val="ListParagraph"/>
              <w:numPr>
                <w:ilvl w:val="0"/>
                <w:numId w:val="27"/>
              </w:numPr>
            </w:pPr>
            <m:oMath>
              <m:r>
                <w:rPr>
                  <w:rFonts w:ascii="Cambria Math" w:hAnsi="Cambria Math"/>
                </w:rPr>
                <m:t>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-2</m:t>
                  </m:r>
                </m:sup>
              </m:sSubSup>
            </m:oMath>
          </w:p>
          <w:p w14:paraId="3BAD9BD8" w14:textId="732ABA92" w:rsidR="00DE6934" w:rsidRPr="00EC7010" w:rsidRDefault="00DE6934" w:rsidP="00DE6934">
            <w:pPr>
              <w:pStyle w:val="ListParagraph"/>
              <w:numPr>
                <w:ilvl w:val="0"/>
                <w:numId w:val="27"/>
              </w:numPr>
            </w:pPr>
            <m:oMath>
              <m:r>
                <w:rPr>
                  <w:rFonts w:ascii="Cambria Math" w:hAnsi="Cambria Math"/>
                </w:rPr>
                <m:t>CaC</m:t>
              </m:r>
              <m:sSub>
                <m:sSubPr>
                  <m:ctrlPr>
                    <w:rPr>
                      <w:rFonts w:ascii="Cambria Math" w:hAnsi="Cambria Math"/>
                      <w:i/>
                    </w:rPr>
                  </m:ctrlPr>
                </m:sSubPr>
                <m:e>
                  <m:r>
                    <w:rPr>
                      <w:rFonts w:ascii="Cambria Math" w:hAnsi="Cambria Math"/>
                    </w:rPr>
                    <m:t>O</m:t>
                  </m:r>
                </m:e>
                <m:sub>
                  <m:r>
                    <w:rPr>
                      <w:rFonts w:ascii="Cambria Math" w:hAnsi="Cambria Math"/>
                    </w:rPr>
                    <m:t>3</m:t>
                  </m:r>
                </m:sub>
              </m:sSub>
            </m:oMath>
            <w:r w:rsidRPr="00EC7010">
              <w:rPr>
                <w:rFonts w:eastAsiaTheme="minorEastAsia"/>
              </w:rPr>
              <w:t xml:space="preserve"> (calcite)</w:t>
            </w:r>
          </w:p>
          <w:p w14:paraId="5E61CE01" w14:textId="77777777" w:rsidR="00DE6934" w:rsidRPr="00EC7010" w:rsidRDefault="00DE6934" w:rsidP="00DE6934">
            <w:pPr>
              <w:pStyle w:val="ListParagraph"/>
              <w:numPr>
                <w:ilvl w:val="0"/>
                <w:numId w:val="27"/>
              </w:numPr>
            </w:pPr>
            <m:oMath>
              <m:r>
                <w:rPr>
                  <w:rFonts w:ascii="Cambria Math" w:hAnsi="Cambria Math"/>
                </w:rPr>
                <m:t>HC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oMath>
          </w:p>
          <w:p w14:paraId="164888C8" w14:textId="77777777" w:rsidR="00DE6934" w:rsidRPr="00EC7010" w:rsidRDefault="00000000" w:rsidP="00DE6934">
            <w:pPr>
              <w:pStyle w:val="ListParagraph"/>
              <w:numPr>
                <w:ilvl w:val="0"/>
                <w:numId w:val="27"/>
              </w:numPr>
            </w:pP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3</m:t>
                  </m:r>
                </m:sub>
              </m:sSub>
            </m:oMath>
          </w:p>
          <w:p w14:paraId="6D0E76D3" w14:textId="77777777" w:rsidR="00DE6934" w:rsidRPr="00EC7010" w:rsidRDefault="00000000" w:rsidP="00DE6934">
            <w:pPr>
              <w:pStyle w:val="ListParagraph"/>
              <w:numPr>
                <w:ilvl w:val="0"/>
                <w:numId w:val="27"/>
              </w:numPr>
            </w:pPr>
            <m:oMath>
              <m:sSup>
                <m:sSupPr>
                  <m:ctrlPr>
                    <w:rPr>
                      <w:rFonts w:ascii="Cambria Math" w:hAnsi="Cambria Math"/>
                      <w:i/>
                    </w:rPr>
                  </m:ctrlPr>
                </m:sSupPr>
                <m:e>
                  <m:r>
                    <w:rPr>
                      <w:rFonts w:ascii="Cambria Math" w:hAnsi="Cambria Math"/>
                    </w:rPr>
                    <m:t>H</m:t>
                  </m:r>
                </m:e>
                <m:sup>
                  <m:r>
                    <w:rPr>
                      <w:rFonts w:ascii="Cambria Math" w:hAnsi="Cambria Math"/>
                    </w:rPr>
                    <m:t>+</m:t>
                  </m:r>
                </m:sup>
              </m:sSup>
            </m:oMath>
          </w:p>
          <w:p w14:paraId="7D929F9C" w14:textId="77777777" w:rsidR="00655D3F" w:rsidRPr="00EC7010" w:rsidRDefault="00655D3F" w:rsidP="00DE6934">
            <w:pPr>
              <w:pStyle w:val="ListParagraph"/>
              <w:numPr>
                <w:ilvl w:val="0"/>
                <w:numId w:val="27"/>
              </w:numPr>
            </w:pPr>
            <m:oMath>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m:t>
                  </m:r>
                </m:sup>
              </m:sSup>
            </m:oMath>
          </w:p>
          <w:p w14:paraId="6E131A4F" w14:textId="0FF3E74B" w:rsidR="00655D3F" w:rsidRPr="00EC7010" w:rsidRDefault="00000000" w:rsidP="00655D3F">
            <w:pPr>
              <w:pStyle w:val="ListParagraph"/>
              <w:numPr>
                <w:ilvl w:val="0"/>
                <w:numId w:val="27"/>
              </w:numPr>
            </w:pPr>
            <m:oMath>
              <m:sSub>
                <m:sSubPr>
                  <m:ctrlPr>
                    <w:rPr>
                      <w:rFonts w:ascii="Cambria Math" w:hAnsi="Cambria Math"/>
                      <w:i/>
                    </w:rPr>
                  </m:ctrlPr>
                </m:sSubPr>
                <m:e>
                  <m:r>
                    <w:rPr>
                      <w:rFonts w:ascii="Cambria Math" w:hAnsi="Cambria Math"/>
                    </w:rPr>
                    <m:t>O</m:t>
                  </m:r>
                </m:e>
                <m:sub>
                  <m:r>
                    <w:rPr>
                      <w:rFonts w:ascii="Cambria Math" w:hAnsi="Cambria Math"/>
                    </w:rPr>
                    <m:t>2</m:t>
                  </m:r>
                </m:sub>
              </m:sSub>
            </m:oMath>
          </w:p>
        </w:tc>
        <w:tc>
          <w:tcPr>
            <w:tcW w:w="2126" w:type="dxa"/>
            <w:tcBorders>
              <w:top w:val="nil"/>
              <w:left w:val="nil"/>
              <w:bottom w:val="nil"/>
              <w:right w:val="nil"/>
            </w:tcBorders>
          </w:tcPr>
          <w:p w14:paraId="7673EC34" w14:textId="77777777" w:rsidR="00DE6934" w:rsidRPr="00EC7010" w:rsidRDefault="00655D3F" w:rsidP="00655D3F">
            <w:pPr>
              <w:pStyle w:val="ListParagraph"/>
              <w:numPr>
                <w:ilvl w:val="0"/>
                <w:numId w:val="27"/>
              </w:numPr>
            </w:pP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p>
          <w:p w14:paraId="2ABC502C" w14:textId="77777777" w:rsidR="00655D3F" w:rsidRPr="00EC7010" w:rsidRDefault="00655D3F" w:rsidP="00655D3F">
            <w:pPr>
              <w:pStyle w:val="ListParagraph"/>
              <w:numPr>
                <w:ilvl w:val="0"/>
                <w:numId w:val="27"/>
              </w:numPr>
            </w:pPr>
            <m:oMath>
              <m:r>
                <w:rPr>
                  <w:rFonts w:ascii="Cambria Math" w:hAnsi="Cambria Math"/>
                </w:rPr>
                <m:t>CaC</m:t>
              </m:r>
              <m:sSub>
                <m:sSubPr>
                  <m:ctrlPr>
                    <w:rPr>
                      <w:rFonts w:ascii="Cambria Math" w:hAnsi="Cambria Math"/>
                      <w:i/>
                    </w:rPr>
                  </m:ctrlPr>
                </m:sSubPr>
                <m:e>
                  <m:r>
                    <w:rPr>
                      <w:rFonts w:ascii="Cambria Math" w:hAnsi="Cambria Math"/>
                    </w:rPr>
                    <m:t>O</m:t>
                  </m:r>
                </m:e>
                <m:sub>
                  <m:r>
                    <w:rPr>
                      <w:rFonts w:ascii="Cambria Math" w:hAnsi="Cambria Math"/>
                    </w:rPr>
                    <m:t>3</m:t>
                  </m:r>
                </m:sub>
              </m:sSub>
            </m:oMath>
          </w:p>
          <w:p w14:paraId="7442F727" w14:textId="77777777" w:rsidR="00655D3F" w:rsidRPr="00EC7010" w:rsidRDefault="00655D3F" w:rsidP="00655D3F">
            <w:pPr>
              <w:pStyle w:val="ListParagraph"/>
              <w:numPr>
                <w:ilvl w:val="0"/>
                <w:numId w:val="27"/>
              </w:numPr>
            </w:pPr>
            <m:oMath>
              <m:r>
                <w:rPr>
                  <w:rFonts w:ascii="Cambria Math" w:hAnsi="Cambria Math"/>
                </w:rPr>
                <m:t>CaHC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oMath>
          </w:p>
          <w:p w14:paraId="3472BA7E" w14:textId="77777777" w:rsidR="00655D3F" w:rsidRPr="00EC7010" w:rsidRDefault="00655D3F" w:rsidP="00655D3F">
            <w:pPr>
              <w:pStyle w:val="ListParagraph"/>
              <w:numPr>
                <w:ilvl w:val="0"/>
                <w:numId w:val="27"/>
              </w:numPr>
            </w:pPr>
            <m:oMath>
              <m:r>
                <w:rPr>
                  <w:rFonts w:ascii="Cambria Math" w:hAnsi="Cambria Math"/>
                </w:rPr>
                <m:t>CaO</m:t>
              </m:r>
              <m:sSup>
                <m:sSupPr>
                  <m:ctrlPr>
                    <w:rPr>
                      <w:rFonts w:ascii="Cambria Math" w:hAnsi="Cambria Math"/>
                      <w:i/>
                    </w:rPr>
                  </m:ctrlPr>
                </m:sSupPr>
                <m:e>
                  <m:r>
                    <w:rPr>
                      <w:rFonts w:ascii="Cambria Math" w:hAnsi="Cambria Math"/>
                    </w:rPr>
                    <m:t>H</m:t>
                  </m:r>
                </m:e>
                <m:sup>
                  <m:r>
                    <w:rPr>
                      <w:rFonts w:ascii="Cambria Math" w:hAnsi="Cambria Math"/>
                    </w:rPr>
                    <m:t>+</m:t>
                  </m:r>
                </m:sup>
              </m:sSup>
            </m:oMath>
          </w:p>
          <w:p w14:paraId="05A34BAD" w14:textId="02E6EDB0" w:rsidR="00655D3F" w:rsidRPr="00EC7010" w:rsidRDefault="00655D3F" w:rsidP="00655D3F">
            <w:pPr>
              <w:pStyle w:val="ListParagraph"/>
              <w:numPr>
                <w:ilvl w:val="0"/>
                <w:numId w:val="27"/>
              </w:numPr>
              <w:rPr>
                <w:rFonts w:eastAsiaTheme="minorEastAsia"/>
              </w:rPr>
            </w:pPr>
            <m:oMath>
              <m:r>
                <w:rPr>
                  <w:rFonts w:ascii="Cambria Math" w:hAnsi="Cambria Math"/>
                </w:rPr>
                <m:t>Aragonite</m:t>
              </m:r>
            </m:oMath>
          </w:p>
          <w:p w14:paraId="5B24DECB" w14:textId="77777777" w:rsidR="00655D3F" w:rsidRPr="00EC7010" w:rsidRDefault="00655D3F" w:rsidP="00655D3F">
            <w:pPr>
              <w:pStyle w:val="ListParagraph"/>
              <w:numPr>
                <w:ilvl w:val="0"/>
                <w:numId w:val="27"/>
              </w:numPr>
              <w:rPr>
                <w:rFonts w:eastAsiaTheme="minorEastAsia"/>
              </w:rPr>
            </w:pPr>
            <m:oMath>
              <m:r>
                <w:rPr>
                  <w:rFonts w:ascii="Cambria Math" w:eastAsiaTheme="minorEastAsia" w:hAnsi="Cambria Math"/>
                </w:rPr>
                <m:t>Lime</m:t>
              </m:r>
            </m:oMath>
          </w:p>
          <w:p w14:paraId="6DE5484D" w14:textId="3EF1FB6D" w:rsidR="00655D3F" w:rsidRPr="00EC7010" w:rsidRDefault="00655D3F" w:rsidP="00655D3F">
            <w:pPr>
              <w:pStyle w:val="ListParagraph"/>
              <w:numPr>
                <w:ilvl w:val="0"/>
                <w:numId w:val="27"/>
              </w:numPr>
              <w:rPr>
                <w:rFonts w:eastAsiaTheme="minorEastAsia"/>
              </w:rPr>
            </w:pPr>
            <m:oMath>
              <m:r>
                <w:rPr>
                  <w:rFonts w:ascii="Cambria Math" w:eastAsiaTheme="minorEastAsia" w:hAnsi="Cambria Math"/>
                </w:rPr>
                <m:t>Portlandite</m:t>
              </m:r>
            </m:oMath>
          </w:p>
        </w:tc>
      </w:tr>
    </w:tbl>
    <w:p w14:paraId="0D146F28" w14:textId="3A1811AC" w:rsidR="00E02988" w:rsidRPr="00EC7010" w:rsidRDefault="00E02988" w:rsidP="00E02988">
      <w:pPr>
        <w:rPr>
          <w:lang w:val="en-US"/>
        </w:rPr>
      </w:pPr>
    </w:p>
    <w:p w14:paraId="5E9E9135" w14:textId="496C5D53" w:rsidR="0006134E" w:rsidRPr="00EC7010" w:rsidRDefault="006215B0" w:rsidP="00E02988">
      <w:pPr>
        <w:rPr>
          <w:lang w:val="en-US"/>
        </w:rPr>
      </w:pPr>
      <w:r w:rsidRPr="00EC7010">
        <w:rPr>
          <w:lang w:val="en-US"/>
        </w:rPr>
        <w:t xml:space="preserve">The primary entities are </w:t>
      </w:r>
      <w:r w:rsidR="007F1F85" w:rsidRPr="00EC7010">
        <w:rPr>
          <w:lang w:val="en-US"/>
        </w:rPr>
        <w:t>defined</w:t>
      </w:r>
      <w:r w:rsidRPr="00EC7010">
        <w:rPr>
          <w:lang w:val="en-US"/>
        </w:rPr>
        <w:t xml:space="preserve"> after the phase hierarchy. </w:t>
      </w:r>
      <w:r w:rsidR="0006134E" w:rsidRPr="00EC7010">
        <w:rPr>
          <w:lang w:val="en-US"/>
        </w:rPr>
        <w:t xml:space="preserve">To include a species as primary entity, the user must </w:t>
      </w:r>
      <w:r w:rsidR="00D10A11" w:rsidRPr="00EC7010">
        <w:rPr>
          <w:lang w:val="en-US"/>
        </w:rPr>
        <w:t>include</w:t>
      </w:r>
      <w:r w:rsidR="0006134E" w:rsidRPr="00EC7010">
        <w:rPr>
          <w:lang w:val="en-US"/>
        </w:rPr>
        <w:t xml:space="preserve"> 2 lines.</w:t>
      </w:r>
    </w:p>
    <w:p w14:paraId="5A218B1A" w14:textId="2442BCFF" w:rsidR="0006134E" w:rsidRPr="00EC7010" w:rsidRDefault="0006134E" w:rsidP="00D10A11">
      <w:pPr>
        <w:pStyle w:val="ListParagraph"/>
        <w:numPr>
          <w:ilvl w:val="0"/>
          <w:numId w:val="41"/>
        </w:numPr>
        <w:rPr>
          <w:sz w:val="20"/>
          <w:szCs w:val="20"/>
        </w:rPr>
      </w:pPr>
      <w:r w:rsidRPr="00EC7010">
        <w:rPr>
          <w:sz w:val="20"/>
          <w:szCs w:val="20"/>
        </w:rPr>
        <w:t xml:space="preserve">One line that adds the </w:t>
      </w:r>
      <w:r w:rsidR="00C97351" w:rsidRPr="00EC7010">
        <w:rPr>
          <w:sz w:val="20"/>
          <w:szCs w:val="20"/>
        </w:rPr>
        <w:t>species/</w:t>
      </w:r>
      <w:r w:rsidRPr="00EC7010">
        <w:rPr>
          <w:sz w:val="20"/>
          <w:szCs w:val="20"/>
        </w:rPr>
        <w:t xml:space="preserve">entity to ORCHESTRA. </w:t>
      </w:r>
      <w:r w:rsidRPr="00EC7010">
        <w:rPr>
          <w:b/>
          <w:bCs/>
          <w:sz w:val="20"/>
          <w:szCs w:val="20"/>
        </w:rPr>
        <w:t>But note</w:t>
      </w:r>
      <w:r w:rsidRPr="00EC7010">
        <w:rPr>
          <w:sz w:val="20"/>
          <w:szCs w:val="20"/>
        </w:rPr>
        <w:t xml:space="preserve"> that ORCHESTRA does not know whether this is a primary entity or not</w:t>
      </w:r>
      <w:r w:rsidR="007F1F85" w:rsidRPr="00EC7010">
        <w:rPr>
          <w:sz w:val="20"/>
          <w:szCs w:val="20"/>
        </w:rPr>
        <w:t xml:space="preserve"> based on this line</w:t>
      </w:r>
      <w:r w:rsidRPr="00EC7010">
        <w:rPr>
          <w:sz w:val="20"/>
          <w:szCs w:val="20"/>
        </w:rPr>
        <w:t>.</w:t>
      </w:r>
      <w:r w:rsidR="007F1F85" w:rsidRPr="00EC7010">
        <w:rPr>
          <w:sz w:val="20"/>
          <w:szCs w:val="20"/>
        </w:rPr>
        <w:t xml:space="preserve"> Therefore;</w:t>
      </w:r>
    </w:p>
    <w:p w14:paraId="2FFCB2DB" w14:textId="6D0E0578" w:rsidR="0006134E" w:rsidRPr="00EC7010" w:rsidRDefault="007F1F85" w:rsidP="00D10A11">
      <w:pPr>
        <w:pStyle w:val="ListParagraph"/>
        <w:numPr>
          <w:ilvl w:val="0"/>
          <w:numId w:val="41"/>
        </w:numPr>
        <w:rPr>
          <w:sz w:val="20"/>
          <w:szCs w:val="20"/>
        </w:rPr>
      </w:pPr>
      <w:r w:rsidRPr="00EC7010">
        <w:rPr>
          <w:sz w:val="20"/>
          <w:szCs w:val="20"/>
        </w:rPr>
        <w:t>A</w:t>
      </w:r>
      <w:r w:rsidR="0006134E" w:rsidRPr="00EC7010">
        <w:rPr>
          <w:sz w:val="20"/>
          <w:szCs w:val="20"/>
        </w:rPr>
        <w:t xml:space="preserve"> separate line must be included that defines this entity as ‘</w:t>
      </w:r>
      <w:proofErr w:type="spellStart"/>
      <w:r w:rsidR="0006134E" w:rsidRPr="00EC7010">
        <w:rPr>
          <w:sz w:val="20"/>
          <w:szCs w:val="20"/>
        </w:rPr>
        <w:t>primary_entity</w:t>
      </w:r>
      <w:proofErr w:type="spellEnd"/>
      <w:r w:rsidR="0006134E" w:rsidRPr="00EC7010">
        <w:rPr>
          <w:sz w:val="20"/>
          <w:szCs w:val="20"/>
        </w:rPr>
        <w:t>’.</w:t>
      </w:r>
    </w:p>
    <w:p w14:paraId="4DF4CE4B" w14:textId="09CD5A33" w:rsidR="00D10A11" w:rsidRPr="00EC7010" w:rsidRDefault="00D10A11" w:rsidP="00D10A11">
      <w:pPr>
        <w:rPr>
          <w:szCs w:val="20"/>
        </w:rPr>
      </w:pPr>
      <w:r w:rsidRPr="00EC7010">
        <w:rPr>
          <w:szCs w:val="20"/>
        </w:rPr>
        <w:t xml:space="preserve">The following sections describe how different species (elements, compounds, </w:t>
      </w:r>
      <w:proofErr w:type="gramStart"/>
      <w:r w:rsidRPr="00EC7010">
        <w:rPr>
          <w:szCs w:val="20"/>
        </w:rPr>
        <w:t>minerals</w:t>
      </w:r>
      <w:proofErr w:type="gramEnd"/>
      <w:r w:rsidRPr="00EC7010">
        <w:rPr>
          <w:szCs w:val="20"/>
        </w:rPr>
        <w:t xml:space="preserve"> and gases) are included as primary entity.</w:t>
      </w:r>
    </w:p>
    <w:p w14:paraId="260A1ED6" w14:textId="77777777" w:rsidR="00D10A11" w:rsidRPr="00EC7010" w:rsidRDefault="00D10A11" w:rsidP="00D10A11">
      <w:pPr>
        <w:rPr>
          <w:szCs w:val="20"/>
        </w:rPr>
      </w:pPr>
    </w:p>
    <w:p w14:paraId="6F5241E1" w14:textId="003CE81B" w:rsidR="00C97351" w:rsidRPr="00EC7010" w:rsidRDefault="007F1F85" w:rsidP="008C45F1">
      <w:pPr>
        <w:pStyle w:val="Heading3"/>
        <w:rPr>
          <w:lang w:val="en-US"/>
        </w:rPr>
      </w:pPr>
      <w:r w:rsidRPr="00EC7010">
        <w:rPr>
          <w:lang w:val="en-US"/>
        </w:rPr>
        <w:t xml:space="preserve">Set element as primary </w:t>
      </w:r>
      <w:r w:rsidR="001913EB" w:rsidRPr="00EC7010">
        <w:t>entity</w:t>
      </w:r>
    </w:p>
    <w:p w14:paraId="798A50CD" w14:textId="72D3ADDE" w:rsidR="007F1F85" w:rsidRPr="00EC7010" w:rsidRDefault="007F1F85" w:rsidP="007F1F85">
      <w:pPr>
        <w:rPr>
          <w:rFonts w:eastAsiaTheme="minorEastAsia"/>
          <w:lang w:val="en-US"/>
        </w:rPr>
      </w:pPr>
      <w:r w:rsidRPr="00EC7010">
        <w:rPr>
          <w:lang w:val="en-US"/>
        </w:rPr>
        <w:t>The following lines describe how elements (</w:t>
      </w:r>
      <m:oMath>
        <m:r>
          <w:rPr>
            <w:rFonts w:ascii="Cambria Math" w:hAnsi="Cambria Math"/>
            <w:lang w:val="en-US"/>
          </w:rPr>
          <m:t>H, N, O, S, Ca</m:t>
        </m:r>
      </m:oMath>
      <w:r w:rsidRPr="00EC7010">
        <w:rPr>
          <w:rFonts w:eastAsiaTheme="minorEastAsia"/>
          <w:lang w:val="en-US"/>
        </w:rPr>
        <w:t>) are included as primary entity:</w:t>
      </w:r>
    </w:p>
    <w:p w14:paraId="6ECBEA21" w14:textId="262A7241" w:rsidR="007F1F85" w:rsidRPr="00EC7010" w:rsidRDefault="007F1F85" w:rsidP="00D10A11">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@entity(O, tot, 0) //add oxygen (O) as entity</w:t>
      </w:r>
    </w:p>
    <w:p w14:paraId="1FE1D3F9" w14:textId="6B1CD0B2" w:rsidR="007F1F85" w:rsidRPr="00EC7010" w:rsidRDefault="007F1F85" w:rsidP="00D10A11">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en-US"/>
        </w:rPr>
      </w:pPr>
      <w:r w:rsidRPr="00EC7010">
        <w:rPr>
          <w:rFonts w:ascii="Consolas" w:hAnsi="Consolas" w:cs="Consolas"/>
          <w:sz w:val="17"/>
          <w:szCs w:val="17"/>
          <w:lang w:val="en-US"/>
        </w:rPr>
        <w:t>@primary_entity(O, -9.0, tot, 1.0e-9) //set oxygen as primary entity</w:t>
      </w:r>
    </w:p>
    <w:p w14:paraId="3DC21D1A" w14:textId="048CB63D" w:rsidR="007F1F85" w:rsidRPr="00EC7010" w:rsidRDefault="007F1F85" w:rsidP="007F1F85">
      <w:pPr>
        <w:rPr>
          <w:rFonts w:eastAsiaTheme="minorEastAsia"/>
          <w:lang w:val="en-US"/>
        </w:rPr>
      </w:pPr>
      <w:r w:rsidRPr="00EC7010">
        <w:rPr>
          <w:rFonts w:eastAsiaTheme="minorEastAsia"/>
          <w:lang w:val="en-US"/>
        </w:rPr>
        <w:t xml:space="preserve">The @entity command adds an element as entity. This requires 3 input variables: </w:t>
      </w:r>
    </w:p>
    <w:p w14:paraId="25380213" w14:textId="5CA81173" w:rsidR="007F1F85" w:rsidRPr="00EC7010" w:rsidRDefault="007F1F85" w:rsidP="007F1F85">
      <w:pPr>
        <w:pStyle w:val="ListParagraph"/>
        <w:numPr>
          <w:ilvl w:val="0"/>
          <w:numId w:val="30"/>
        </w:numPr>
        <w:rPr>
          <w:rFonts w:eastAsiaTheme="minorEastAsia"/>
          <w:sz w:val="20"/>
          <w:szCs w:val="20"/>
        </w:rPr>
      </w:pPr>
      <w:r w:rsidRPr="00EC7010">
        <w:rPr>
          <w:rFonts w:eastAsiaTheme="minorEastAsia"/>
          <w:sz w:val="20"/>
          <w:szCs w:val="20"/>
        </w:rPr>
        <w:t xml:space="preserve">The element </w:t>
      </w:r>
      <w:proofErr w:type="gramStart"/>
      <w:r w:rsidRPr="00EC7010">
        <w:rPr>
          <w:rFonts w:eastAsiaTheme="minorEastAsia"/>
          <w:sz w:val="20"/>
          <w:szCs w:val="20"/>
        </w:rPr>
        <w:t>name</w:t>
      </w:r>
      <w:proofErr w:type="gramEnd"/>
    </w:p>
    <w:p w14:paraId="36B246D0" w14:textId="329ADB06" w:rsidR="007F1F85" w:rsidRPr="00EC7010" w:rsidRDefault="007F1F85" w:rsidP="007F1F85">
      <w:pPr>
        <w:pStyle w:val="ListParagraph"/>
        <w:numPr>
          <w:ilvl w:val="0"/>
          <w:numId w:val="30"/>
        </w:numPr>
        <w:rPr>
          <w:rFonts w:eastAsiaTheme="minorEastAsia"/>
          <w:sz w:val="20"/>
          <w:szCs w:val="20"/>
        </w:rPr>
      </w:pPr>
      <w:r w:rsidRPr="00EC7010">
        <w:rPr>
          <w:rFonts w:eastAsiaTheme="minorEastAsia"/>
          <w:sz w:val="20"/>
          <w:szCs w:val="20"/>
        </w:rPr>
        <w:t>The phase to which it belongs</w:t>
      </w:r>
      <w:r w:rsidR="00CE54A4" w:rsidRPr="00EC7010">
        <w:rPr>
          <w:rFonts w:eastAsiaTheme="minorEastAsia"/>
          <w:sz w:val="20"/>
          <w:szCs w:val="20"/>
        </w:rPr>
        <w:t xml:space="preserve"> (here: ‘tot’)</w:t>
      </w:r>
    </w:p>
    <w:p w14:paraId="39B4ECAF" w14:textId="0FF93292" w:rsidR="00CE54A4" w:rsidRPr="00EC7010" w:rsidRDefault="00CE54A4" w:rsidP="007F1F85">
      <w:pPr>
        <w:pStyle w:val="ListParagraph"/>
        <w:numPr>
          <w:ilvl w:val="0"/>
          <w:numId w:val="30"/>
        </w:numPr>
        <w:rPr>
          <w:rFonts w:eastAsiaTheme="minorEastAsia"/>
          <w:sz w:val="20"/>
          <w:szCs w:val="20"/>
        </w:rPr>
      </w:pPr>
      <w:r w:rsidRPr="00EC7010">
        <w:rPr>
          <w:rFonts w:eastAsiaTheme="minorEastAsia"/>
          <w:sz w:val="20"/>
          <w:szCs w:val="20"/>
        </w:rPr>
        <w:t>A value (Hans? What is this value)</w:t>
      </w:r>
    </w:p>
    <w:p w14:paraId="6615BF43" w14:textId="5CB62AB8" w:rsidR="00CE54A4" w:rsidRPr="00EC7010" w:rsidRDefault="00CE54A4" w:rsidP="00CE54A4">
      <w:pPr>
        <w:rPr>
          <w:rFonts w:eastAsiaTheme="minorEastAsia"/>
        </w:rPr>
      </w:pPr>
      <w:r w:rsidRPr="00EC7010">
        <w:rPr>
          <w:rFonts w:eastAsiaTheme="minorEastAsia"/>
        </w:rPr>
        <w:t>The @primary_entity command sets a species as ‘primary’. This requires 4 input variab</w:t>
      </w:r>
      <w:r w:rsidR="00AD5157" w:rsidRPr="00EC7010">
        <w:rPr>
          <w:rFonts w:eastAsiaTheme="minorEastAsia"/>
        </w:rPr>
        <w:t>l</w:t>
      </w:r>
      <w:r w:rsidRPr="00EC7010">
        <w:rPr>
          <w:rFonts w:eastAsiaTheme="minorEastAsia"/>
        </w:rPr>
        <w:t>es:</w:t>
      </w:r>
    </w:p>
    <w:p w14:paraId="29A98C26" w14:textId="15319C92" w:rsidR="00CE54A4" w:rsidRPr="00EC7010" w:rsidRDefault="00CE54A4" w:rsidP="00CE54A4">
      <w:pPr>
        <w:pStyle w:val="ListParagraph"/>
        <w:numPr>
          <w:ilvl w:val="0"/>
          <w:numId w:val="31"/>
        </w:numPr>
        <w:rPr>
          <w:rFonts w:eastAsiaTheme="minorEastAsia"/>
          <w:sz w:val="20"/>
          <w:szCs w:val="20"/>
        </w:rPr>
      </w:pPr>
      <w:r w:rsidRPr="00EC7010">
        <w:rPr>
          <w:rFonts w:eastAsiaTheme="minorEastAsia"/>
          <w:sz w:val="20"/>
          <w:szCs w:val="20"/>
        </w:rPr>
        <w:t>The element name which will be set to ‘primary’</w:t>
      </w:r>
    </w:p>
    <w:p w14:paraId="2B503786" w14:textId="027D1321" w:rsidR="00CE54A4" w:rsidRPr="00EC7010" w:rsidRDefault="00CE54A4" w:rsidP="00CE54A4">
      <w:pPr>
        <w:pStyle w:val="ListParagraph"/>
        <w:numPr>
          <w:ilvl w:val="0"/>
          <w:numId w:val="31"/>
        </w:numPr>
        <w:rPr>
          <w:rFonts w:eastAsiaTheme="minorEastAsia"/>
          <w:sz w:val="20"/>
          <w:szCs w:val="20"/>
        </w:rPr>
      </w:pPr>
      <w:r w:rsidRPr="00EC7010">
        <w:rPr>
          <w:rFonts w:eastAsiaTheme="minorEastAsia"/>
          <w:sz w:val="20"/>
          <w:szCs w:val="20"/>
        </w:rPr>
        <w:t>A value that ORCHESTRA uses as initial value to calculate equilibrium (always set to -9.0)</w:t>
      </w:r>
    </w:p>
    <w:p w14:paraId="2F7B904D" w14:textId="77777777" w:rsidR="00AD5157" w:rsidRPr="00EC7010" w:rsidRDefault="00CE54A4" w:rsidP="007F1F85">
      <w:pPr>
        <w:pStyle w:val="ListParagraph"/>
        <w:numPr>
          <w:ilvl w:val="0"/>
          <w:numId w:val="31"/>
        </w:numPr>
        <w:rPr>
          <w:rFonts w:eastAsiaTheme="minorEastAsia"/>
          <w:sz w:val="20"/>
          <w:szCs w:val="20"/>
        </w:rPr>
      </w:pPr>
      <w:r w:rsidRPr="00EC7010">
        <w:rPr>
          <w:rFonts w:eastAsiaTheme="minorEastAsia"/>
          <w:sz w:val="20"/>
          <w:szCs w:val="20"/>
        </w:rPr>
        <w:t>The phase in which their quantity unit is expressed as input (here: ‘tot’). This can also be the case if the entity itself is part of a different phase (for example: @entity(O, solution, 0))</w:t>
      </w:r>
      <w:r w:rsidR="00450D3B" w:rsidRPr="00EC7010">
        <w:rPr>
          <w:rFonts w:eastAsiaTheme="minorEastAsia"/>
          <w:sz w:val="20"/>
          <w:szCs w:val="20"/>
        </w:rPr>
        <w:t>. Now, the input quantity is expressed in ‘tot’ (total in whole system). ORCHESTRA automatically converts this to the unit of its actual phase (‘solution’).</w:t>
      </w:r>
    </w:p>
    <w:p w14:paraId="5C30AC00" w14:textId="6D4DB615" w:rsidR="007F1F85" w:rsidRPr="00EC7010" w:rsidRDefault="00AD5157" w:rsidP="007F1F85">
      <w:pPr>
        <w:pStyle w:val="ListParagraph"/>
        <w:numPr>
          <w:ilvl w:val="0"/>
          <w:numId w:val="31"/>
        </w:numPr>
        <w:rPr>
          <w:rFonts w:eastAsiaTheme="minorEastAsia"/>
          <w:sz w:val="20"/>
          <w:szCs w:val="20"/>
        </w:rPr>
      </w:pPr>
      <w:r w:rsidRPr="00EC7010">
        <w:rPr>
          <w:rFonts w:eastAsiaTheme="minorEastAsia"/>
          <w:sz w:val="20"/>
          <w:szCs w:val="20"/>
        </w:rPr>
        <w:t>I</w:t>
      </w:r>
      <w:r w:rsidR="00450D3B" w:rsidRPr="00EC7010">
        <w:rPr>
          <w:rFonts w:eastAsiaTheme="minorEastAsia"/>
          <w:sz w:val="20"/>
          <w:szCs w:val="20"/>
        </w:rPr>
        <w:t>nformation on how much mol/L of the element is available (here 1.0e-9 mol/L).</w:t>
      </w:r>
      <w:r w:rsidRPr="00EC7010">
        <w:rPr>
          <w:rFonts w:eastAsiaTheme="minorEastAsia"/>
          <w:sz w:val="20"/>
          <w:szCs w:val="20"/>
        </w:rPr>
        <w:t xml:space="preserve"> </w:t>
      </w:r>
      <w:r w:rsidR="00450D3B" w:rsidRPr="00EC7010">
        <w:rPr>
          <w:rFonts w:eastAsiaTheme="minorEastAsia"/>
          <w:sz w:val="20"/>
          <w:szCs w:val="20"/>
        </w:rPr>
        <w:t xml:space="preserve"> </w:t>
      </w:r>
    </w:p>
    <w:p w14:paraId="594F2243" w14:textId="77777777" w:rsidR="00D10A11" w:rsidRPr="00EC7010" w:rsidRDefault="00D10A11" w:rsidP="00D10A11">
      <w:pPr>
        <w:rPr>
          <w:rFonts w:eastAsiaTheme="minorEastAsia"/>
          <w:szCs w:val="20"/>
        </w:rPr>
      </w:pPr>
    </w:p>
    <w:p w14:paraId="6D9F1C11" w14:textId="09A4F0D5" w:rsidR="007F1F85" w:rsidRPr="00EC7010" w:rsidRDefault="00450D3B" w:rsidP="008C45F1">
      <w:pPr>
        <w:pStyle w:val="Heading3"/>
        <w:rPr>
          <w:lang w:val="en-US"/>
        </w:rPr>
      </w:pPr>
      <w:r w:rsidRPr="00EC7010">
        <w:rPr>
          <w:lang w:val="en-US"/>
        </w:rPr>
        <w:t xml:space="preserve">Set chemical compound and ions as primary </w:t>
      </w:r>
      <w:r w:rsidR="001913EB" w:rsidRPr="00EC7010">
        <w:t>entity</w:t>
      </w:r>
    </w:p>
    <w:p w14:paraId="781A5DD2" w14:textId="46D741E1" w:rsidR="00450D3B" w:rsidRPr="00EC7010" w:rsidRDefault="00AD5157" w:rsidP="00450D3B">
      <w:pPr>
        <w:rPr>
          <w:lang w:val="en-US"/>
        </w:rPr>
      </w:pPr>
      <w:r w:rsidRPr="00EC7010">
        <w:rPr>
          <w:lang w:val="en-US"/>
        </w:rPr>
        <w:t>Apart from elements, building blocks may also consist of chemical compounds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m:t>
            </m:r>
          </m:sup>
        </m:sSubSup>
        <m:r>
          <w:rPr>
            <w:rFonts w:ascii="Cambria Math" w:hAnsi="Cambria Math"/>
            <w:lang w:val="en-US"/>
          </w:rPr>
          <m:t>, N</m:t>
        </m:r>
        <m:sSubSup>
          <m:sSubSupPr>
            <m:ctrlPr>
              <w:rPr>
                <w:rFonts w:ascii="Cambria Math" w:hAnsi="Cambria Math"/>
                <w:i/>
                <w:lang w:val="en-US"/>
              </w:rPr>
            </m:ctrlPr>
          </m:sSubSupPr>
          <m:e>
            <m:r>
              <w:rPr>
                <w:rFonts w:ascii="Cambria Math" w:hAnsi="Cambria Math"/>
                <w:lang w:val="en-US"/>
              </w:rPr>
              <m:t>H</m:t>
            </m:r>
          </m:e>
          <m:sub>
            <m:r>
              <w:rPr>
                <w:rFonts w:ascii="Cambria Math" w:hAnsi="Cambria Math"/>
                <w:lang w:val="en-US"/>
              </w:rPr>
              <m:t>4</m:t>
            </m:r>
          </m:sub>
          <m:sup>
            <m:r>
              <w:rPr>
                <w:rFonts w:ascii="Cambria Math" w:hAnsi="Cambria Math"/>
                <w:lang w:val="en-US"/>
              </w:rPr>
              <m:t>+</m:t>
            </m:r>
          </m:sup>
        </m:sSubSup>
      </m:oMath>
      <w:r w:rsidRPr="00EC7010">
        <w:rPr>
          <w:rFonts w:eastAsiaTheme="minorEastAsia"/>
          <w:lang w:val="en-US"/>
        </w:rPr>
        <w:t>) or ions (</w:t>
      </w:r>
      <m:oMath>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m:t>
            </m:r>
          </m:sup>
        </m:sSup>
      </m:oMath>
      <w:r w:rsidRPr="00EC7010">
        <w:rPr>
          <w:rFonts w:eastAsiaTheme="minorEastAsia"/>
          <w:lang w:val="en-US"/>
        </w:rPr>
        <w:t xml:space="preserve">). </w:t>
      </w:r>
      <w:r w:rsidR="00450D3B" w:rsidRPr="00EC7010">
        <w:rPr>
          <w:lang w:val="en-US"/>
        </w:rPr>
        <w:t>For this, the syntax @species is used:</w:t>
      </w:r>
    </w:p>
    <w:p w14:paraId="77CDDA3B" w14:textId="68C4633A" w:rsidR="00450D3B" w:rsidRPr="00EC7010" w:rsidRDefault="00450D3B" w:rsidP="00D10A11">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@species(CO3-2, -2) //add carbonate (CO3-2) as entity</w:t>
      </w:r>
    </w:p>
    <w:p w14:paraId="511F8E6C" w14:textId="7CD6B342" w:rsidR="00450D3B" w:rsidRPr="00EC7010" w:rsidRDefault="00450D3B" w:rsidP="00D10A11">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en-US"/>
        </w:rPr>
      </w:pPr>
      <w:r w:rsidRPr="00EC7010">
        <w:rPr>
          <w:rFonts w:ascii="Consolas" w:hAnsi="Consolas" w:cs="Consolas"/>
          <w:sz w:val="17"/>
          <w:szCs w:val="17"/>
          <w:lang w:val="en-US"/>
        </w:rPr>
        <w:t>@primary_entity(CO3-2, -9.0, tot, 1.0e-9) //set carbonate as primary entity</w:t>
      </w:r>
    </w:p>
    <w:p w14:paraId="714592A8" w14:textId="18D3298F" w:rsidR="00450D3B" w:rsidRPr="00EC7010" w:rsidRDefault="00D10A11" w:rsidP="00E02988">
      <w:pPr>
        <w:rPr>
          <w:lang w:val="en-US"/>
        </w:rPr>
      </w:pPr>
      <w:r w:rsidRPr="00EC7010">
        <w:rPr>
          <w:lang w:val="en-US"/>
        </w:rPr>
        <w:t>T</w:t>
      </w:r>
      <w:r w:rsidR="00AD5157" w:rsidRPr="00EC7010">
        <w:rPr>
          <w:lang w:val="en-US"/>
        </w:rPr>
        <w:t>he @species command holds two arguments:</w:t>
      </w:r>
    </w:p>
    <w:p w14:paraId="0119EF07" w14:textId="3822C44E" w:rsidR="00AD5157" w:rsidRPr="00EC7010" w:rsidRDefault="00AD5157" w:rsidP="00AD5157">
      <w:pPr>
        <w:pStyle w:val="ListParagraph"/>
        <w:numPr>
          <w:ilvl w:val="0"/>
          <w:numId w:val="32"/>
        </w:numPr>
        <w:rPr>
          <w:sz w:val="20"/>
          <w:szCs w:val="20"/>
        </w:rPr>
      </w:pPr>
      <w:r w:rsidRPr="00EC7010">
        <w:rPr>
          <w:sz w:val="20"/>
          <w:szCs w:val="20"/>
        </w:rPr>
        <w:t>The compound/ion name.</w:t>
      </w:r>
    </w:p>
    <w:p w14:paraId="28D1C8E4" w14:textId="05ACF256" w:rsidR="00AD5157" w:rsidRPr="00EC7010" w:rsidRDefault="00AD5157" w:rsidP="00AD5157">
      <w:pPr>
        <w:pStyle w:val="ListParagraph"/>
        <w:numPr>
          <w:ilvl w:val="0"/>
          <w:numId w:val="32"/>
        </w:numPr>
        <w:rPr>
          <w:sz w:val="20"/>
          <w:szCs w:val="20"/>
        </w:rPr>
      </w:pPr>
      <w:r w:rsidRPr="00EC7010">
        <w:rPr>
          <w:sz w:val="20"/>
          <w:szCs w:val="20"/>
        </w:rPr>
        <w:t>The charge of the compound/ion</w:t>
      </w:r>
    </w:p>
    <w:p w14:paraId="501D37AB" w14:textId="0BED769D" w:rsidR="00AD5157" w:rsidRPr="00EC7010" w:rsidRDefault="00AD5157" w:rsidP="00AD5157"/>
    <w:p w14:paraId="2FEC1032" w14:textId="3BFA48CD" w:rsidR="00AD5157" w:rsidRPr="00EC7010" w:rsidRDefault="00AD5157" w:rsidP="008C45F1">
      <w:pPr>
        <w:pStyle w:val="Heading3"/>
      </w:pPr>
      <w:r w:rsidRPr="00EC7010">
        <w:t xml:space="preserve">Set minerals as primary </w:t>
      </w:r>
      <w:r w:rsidR="001913EB" w:rsidRPr="00EC7010">
        <w:t>entity</w:t>
      </w:r>
    </w:p>
    <w:p w14:paraId="13294998" w14:textId="5CCE67A0" w:rsidR="00AD5157" w:rsidRPr="00EC7010" w:rsidRDefault="00AD5157" w:rsidP="00AD5157">
      <w:r w:rsidRPr="00EC7010">
        <w:t>Minerals are added using the @mineral command:</w:t>
      </w:r>
    </w:p>
    <w:p w14:paraId="1786455D" w14:textId="632673C4" w:rsidR="00AD5157" w:rsidRPr="00EC7010" w:rsidRDefault="00AD5157" w:rsidP="00D10A11">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@mineral(Gypsum[s]) //add gypsum as entity</w:t>
      </w:r>
    </w:p>
    <w:p w14:paraId="151FAC3F" w14:textId="070EBCEC" w:rsidR="00AD5157" w:rsidRPr="00EC7010" w:rsidRDefault="00AD5157" w:rsidP="00D10A11">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en-US"/>
        </w:rPr>
      </w:pPr>
      <w:r w:rsidRPr="00EC7010">
        <w:rPr>
          <w:rFonts w:ascii="Consolas" w:hAnsi="Consolas" w:cs="Consolas"/>
          <w:sz w:val="17"/>
          <w:szCs w:val="17"/>
          <w:lang w:val="en-US"/>
        </w:rPr>
        <w:t xml:space="preserve">@primary_entity(Gypsum[s], -9.0, tot, 1.0e-9) //set </w:t>
      </w:r>
      <w:r w:rsidR="001913EB" w:rsidRPr="00EC7010">
        <w:rPr>
          <w:rFonts w:ascii="Consolas" w:hAnsi="Consolas" w:cs="Consolas"/>
          <w:sz w:val="17"/>
          <w:szCs w:val="17"/>
          <w:lang w:val="en-US"/>
        </w:rPr>
        <w:t>gypsum</w:t>
      </w:r>
      <w:r w:rsidRPr="00EC7010">
        <w:rPr>
          <w:rFonts w:ascii="Consolas" w:hAnsi="Consolas" w:cs="Consolas"/>
          <w:sz w:val="17"/>
          <w:szCs w:val="17"/>
          <w:lang w:val="en-US"/>
        </w:rPr>
        <w:t xml:space="preserve"> as primary entity</w:t>
      </w:r>
    </w:p>
    <w:p w14:paraId="756A4ED9" w14:textId="77A3AF48" w:rsidR="00AD5157" w:rsidRPr="00EC7010" w:rsidRDefault="00AD5157" w:rsidP="00AD5157">
      <w:r w:rsidRPr="00EC7010">
        <w:rPr>
          <w:b/>
          <w:bCs/>
        </w:rPr>
        <w:lastRenderedPageBreak/>
        <w:t>Note</w:t>
      </w:r>
      <w:r w:rsidRPr="00EC7010">
        <w:t xml:space="preserve">, that ORCHESTRA itself does not contain information on the elemental composition of (e.g.) Gypsum. For this, </w:t>
      </w:r>
      <w:r w:rsidR="006934CB" w:rsidRPr="00EC7010">
        <w:t xml:space="preserve">either </w:t>
      </w:r>
      <w:r w:rsidRPr="00EC7010">
        <w:t>a database is required</w:t>
      </w:r>
      <w:r w:rsidR="001913EB" w:rsidRPr="00EC7010">
        <w:t xml:space="preserve"> (see Chapter </w:t>
      </w:r>
      <w:r w:rsidR="001913EB" w:rsidRPr="00EC7010">
        <w:fldChar w:fldCharType="begin"/>
      </w:r>
      <w:r w:rsidR="001913EB" w:rsidRPr="00EC7010">
        <w:instrText xml:space="preserve"> REF _Ref110001927 \r \h </w:instrText>
      </w:r>
      <w:r w:rsidR="00EC7010" w:rsidRPr="00EC7010">
        <w:instrText xml:space="preserve"> \* MERGEFORMAT </w:instrText>
      </w:r>
      <w:r w:rsidR="001913EB" w:rsidRPr="00EC7010">
        <w:fldChar w:fldCharType="separate"/>
      </w:r>
      <w:r w:rsidR="001913EB" w:rsidRPr="00EC7010">
        <w:t>4.2</w:t>
      </w:r>
      <w:r w:rsidR="001913EB" w:rsidRPr="00EC7010">
        <w:fldChar w:fldCharType="end"/>
      </w:r>
      <w:r w:rsidR="001913EB" w:rsidRPr="00EC7010">
        <w:t>)</w:t>
      </w:r>
      <w:r w:rsidR="006934CB" w:rsidRPr="00EC7010">
        <w:t xml:space="preserve"> or the method described in Section </w:t>
      </w:r>
      <w:r w:rsidR="006934CB" w:rsidRPr="00EC7010">
        <w:fldChar w:fldCharType="begin"/>
      </w:r>
      <w:r w:rsidR="006934CB" w:rsidRPr="00EC7010">
        <w:instrText xml:space="preserve"> REF _Ref110097109 \r \h </w:instrText>
      </w:r>
      <w:r w:rsidR="00EC7010" w:rsidRPr="00EC7010">
        <w:instrText xml:space="preserve"> \* MERGEFORMAT </w:instrText>
      </w:r>
      <w:r w:rsidR="006934CB" w:rsidRPr="00EC7010">
        <w:fldChar w:fldCharType="separate"/>
      </w:r>
      <w:r w:rsidR="006934CB" w:rsidRPr="00EC7010">
        <w:t>4.8</w:t>
      </w:r>
      <w:r w:rsidR="006934CB" w:rsidRPr="00EC7010">
        <w:fldChar w:fldCharType="end"/>
      </w:r>
      <w:r w:rsidR="006934CB" w:rsidRPr="00EC7010">
        <w:t xml:space="preserve"> must be applied.</w:t>
      </w:r>
    </w:p>
    <w:p w14:paraId="5E2148AF" w14:textId="77777777" w:rsidR="001913EB" w:rsidRPr="00EC7010" w:rsidRDefault="001913EB" w:rsidP="00AD5157"/>
    <w:p w14:paraId="3C9767C7" w14:textId="5E41ED6A" w:rsidR="001913EB" w:rsidRPr="00EC7010" w:rsidRDefault="001913EB" w:rsidP="008C45F1">
      <w:pPr>
        <w:pStyle w:val="Heading3"/>
      </w:pPr>
      <w:r w:rsidRPr="00EC7010">
        <w:t>Set gas as primary entity</w:t>
      </w:r>
    </w:p>
    <w:p w14:paraId="57C0E301" w14:textId="698A533D" w:rsidR="001913EB" w:rsidRPr="00EC7010" w:rsidRDefault="001913EB" w:rsidP="001913EB">
      <w:proofErr w:type="gramStart"/>
      <w:r w:rsidRPr="00EC7010">
        <w:t>Similar to</w:t>
      </w:r>
      <w:proofErr w:type="gramEnd"/>
      <w:r w:rsidRPr="00EC7010">
        <w:t xml:space="preserve"> minerals, gases can be added as </w:t>
      </w:r>
      <w:proofErr w:type="spellStart"/>
      <w:r w:rsidRPr="00EC7010">
        <w:t>primary_entity</w:t>
      </w:r>
      <w:proofErr w:type="spellEnd"/>
      <w:r w:rsidRPr="00EC7010">
        <w:t xml:space="preserve"> with the @gas syntax:</w:t>
      </w:r>
    </w:p>
    <w:p w14:paraId="02FD3181" w14:textId="6774A854" w:rsidR="001913EB" w:rsidRPr="00EC7010" w:rsidRDefault="001913EB" w:rsidP="006934CB">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 xml:space="preserve">@gas(CH4[g]) </w:t>
      </w:r>
      <w:commentRangeStart w:id="135"/>
      <w:r w:rsidRPr="00EC7010">
        <w:rPr>
          <w:rFonts w:ascii="Consolas" w:hAnsi="Consolas" w:cs="Consolas"/>
          <w:sz w:val="17"/>
          <w:szCs w:val="17"/>
          <w:lang w:val="en-US"/>
        </w:rPr>
        <w:t>//add gypsum as entity</w:t>
      </w:r>
      <w:commentRangeEnd w:id="135"/>
      <w:r w:rsidR="00590391" w:rsidRPr="00EC7010">
        <w:rPr>
          <w:rStyle w:val="CommentReference"/>
          <w:rFonts w:ascii="Arial" w:eastAsiaTheme="minorHAnsi" w:hAnsi="Arial" w:cstheme="minorBidi"/>
          <w:lang w:eastAsia="en-US"/>
        </w:rPr>
        <w:commentReference w:id="135"/>
      </w:r>
    </w:p>
    <w:p w14:paraId="4660C42E" w14:textId="71BBE259" w:rsidR="001913EB" w:rsidRPr="00EC7010" w:rsidRDefault="001913EB" w:rsidP="001913EB">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@primary_entity(CH4[g], -9.0, tot, 1.0e-9) //</w:t>
      </w:r>
      <w:commentRangeStart w:id="136"/>
      <w:r w:rsidRPr="00EC7010">
        <w:rPr>
          <w:rFonts w:ascii="Consolas" w:hAnsi="Consolas" w:cs="Consolas"/>
          <w:sz w:val="17"/>
          <w:szCs w:val="17"/>
          <w:lang w:val="en-US"/>
        </w:rPr>
        <w:t>set gypsum as primary entity</w:t>
      </w:r>
      <w:commentRangeEnd w:id="136"/>
      <w:r w:rsidR="00590391" w:rsidRPr="00EC7010">
        <w:rPr>
          <w:rStyle w:val="CommentReference"/>
          <w:rFonts w:ascii="Arial" w:eastAsiaTheme="minorHAnsi" w:hAnsi="Arial" w:cstheme="minorBidi"/>
          <w:lang w:eastAsia="en-US"/>
        </w:rPr>
        <w:commentReference w:id="136"/>
      </w:r>
    </w:p>
    <w:p w14:paraId="70DC1926" w14:textId="4FE7703C" w:rsidR="001913EB" w:rsidRPr="00EC7010" w:rsidRDefault="001913EB" w:rsidP="001913EB"/>
    <w:p w14:paraId="7CC98A08" w14:textId="2E03C609" w:rsidR="001913EB" w:rsidRPr="00EC7010" w:rsidRDefault="001913EB" w:rsidP="008C45F1">
      <w:pPr>
        <w:pStyle w:val="Heading3"/>
      </w:pPr>
      <w:r w:rsidRPr="00EC7010">
        <w:t xml:space="preserve">Fixed </w:t>
      </w:r>
      <w:proofErr w:type="spellStart"/>
      <w:r w:rsidRPr="00EC7010">
        <w:t>logactivity</w:t>
      </w:r>
      <w:proofErr w:type="spellEnd"/>
      <w:r w:rsidRPr="00EC7010">
        <w:t xml:space="preserve"> for a primary entity</w:t>
      </w:r>
    </w:p>
    <w:p w14:paraId="00FFB0CC" w14:textId="6DD7979F" w:rsidR="001913EB" w:rsidRPr="00EC7010" w:rsidRDefault="001B40F7" w:rsidP="00AD5157">
      <w:pPr>
        <w:rPr>
          <w:rFonts w:eastAsiaTheme="minorEastAsia"/>
        </w:rPr>
      </w:pPr>
      <w:r w:rsidRPr="00EC7010">
        <w:t xml:space="preserve">Let us consider the primary entity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Pr="00EC7010">
        <w:rPr>
          <w:rFonts w:eastAsiaTheme="minorEastAsia"/>
        </w:rPr>
        <w:t>. Based on the previous chapters, this can be added with:</w:t>
      </w:r>
    </w:p>
    <w:p w14:paraId="202398C6" w14:textId="423973F5" w:rsidR="001B40F7" w:rsidRPr="00EC7010" w:rsidRDefault="001B40F7" w:rsidP="006934CB">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@species(H^+, 1) //add proton as entity</w:t>
      </w:r>
    </w:p>
    <w:p w14:paraId="10A8A472" w14:textId="5CD03F5A" w:rsidR="001B40F7" w:rsidRPr="00EC7010" w:rsidRDefault="001B40F7" w:rsidP="006934CB">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en-US"/>
        </w:rPr>
      </w:pPr>
      <w:r w:rsidRPr="00EC7010">
        <w:rPr>
          <w:rFonts w:ascii="Consolas" w:hAnsi="Consolas" w:cs="Consolas"/>
          <w:sz w:val="17"/>
          <w:szCs w:val="17"/>
          <w:lang w:val="en-US"/>
        </w:rPr>
        <w:t>@primary_entity(H+, -9.0, tot, 1.0e-9) //set proton as primary entity</w:t>
      </w:r>
    </w:p>
    <w:p w14:paraId="048C7A18" w14:textId="5D885065" w:rsidR="001B40F7" w:rsidRPr="00EC7010" w:rsidRDefault="001B40F7" w:rsidP="00AD5157">
      <w:pPr>
        <w:rPr>
          <w:rFonts w:eastAsiaTheme="minorEastAsia"/>
          <w:i/>
          <w:iCs/>
        </w:rPr>
      </w:pPr>
      <w:r w:rsidRPr="00EC7010">
        <w:t xml:space="preserve">According to Chapter </w:t>
      </w:r>
      <w:r w:rsidRPr="00EC7010">
        <w:fldChar w:fldCharType="begin"/>
      </w:r>
      <w:r w:rsidRPr="00EC7010">
        <w:instrText xml:space="preserve"> REF _Ref110002117 \r \h </w:instrText>
      </w:r>
      <w:r w:rsidR="00EC7010" w:rsidRPr="00EC7010">
        <w:instrText xml:space="preserve"> \* MERGEFORMAT </w:instrText>
      </w:r>
      <w:r w:rsidRPr="00EC7010">
        <w:fldChar w:fldCharType="separate"/>
      </w:r>
      <w:r w:rsidRPr="00EC7010">
        <w:t>4.5</w:t>
      </w:r>
      <w:r w:rsidRPr="00EC7010">
        <w:fldChar w:fldCharType="end"/>
      </w:r>
      <w:r w:rsidRPr="00EC7010">
        <w:t xml:space="preserve">, the input quantity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Pr="00EC7010">
        <w:rPr>
          <w:rFonts w:eastAsiaTheme="minorEastAsia"/>
        </w:rPr>
        <w:t xml:space="preserve"> (here: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.tot=1.0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-9</m:t>
            </m:r>
          </m:sup>
        </m:sSup>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L</m:t>
            </m:r>
          </m:den>
        </m:f>
      </m:oMath>
      <w:r w:rsidRPr="00EC7010">
        <w:rPr>
          <w:rFonts w:eastAsiaTheme="minorEastAsia"/>
        </w:rPr>
        <w:t xml:space="preserve">) is not the actual amount of free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Pr="00EC7010">
        <w:rPr>
          <w:rFonts w:eastAsiaTheme="minorEastAsia"/>
        </w:rPr>
        <w:t xml:space="preserve"> in the system. In fact, it is the total amount of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Pr="00EC7010">
        <w:rPr>
          <w:rFonts w:eastAsiaTheme="minorEastAsia"/>
        </w:rPr>
        <w:t xml:space="preserve"> available in the system for all compounds that contain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Pr="00EC7010">
        <w:rPr>
          <w:rFonts w:eastAsiaTheme="minorEastAsia"/>
        </w:rPr>
        <w:t>. This might introduce some problems for cases where the user wants to base equilibrium on a fixed pH</w:t>
      </w:r>
      <w:r w:rsidR="00803870" w:rsidRPr="00EC7010">
        <w:rPr>
          <w:rFonts w:eastAsiaTheme="minorEastAsia"/>
        </w:rPr>
        <w:t xml:space="preserve">; here, this requires the system </w:t>
      </w:r>
      <w:r w:rsidR="00803870" w:rsidRPr="00EC7010">
        <w:rPr>
          <w:rFonts w:eastAsiaTheme="minorEastAsia"/>
          <w:rPrChange w:id="137" w:author="Cristhian Andrade Corona" w:date="2022-08-03T12:06:00Z">
            <w:rPr>
              <w:rFonts w:eastAsiaTheme="minorEastAsia"/>
            </w:rPr>
          </w:rPrChange>
        </w:rPr>
        <w:t>to user the</w:t>
      </w:r>
      <w:r w:rsidR="00803870" w:rsidRPr="00EC7010">
        <w:rPr>
          <w:rFonts w:eastAsiaTheme="minorEastAsia"/>
        </w:rPr>
        <w:t xml:space="preserve"> amount of free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803870" w:rsidRPr="00EC7010">
        <w:rPr>
          <w:rFonts w:eastAsiaTheme="minorEastAsia"/>
        </w:rPr>
        <w:t xml:space="preserve"> in the system as: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-pH</m:t>
            </m:r>
          </m:sup>
        </m:sSup>
      </m:oMath>
      <w:r w:rsidR="00803870" w:rsidRPr="00EC7010">
        <w:rPr>
          <w:rFonts w:eastAsiaTheme="minorEastAsia"/>
        </w:rPr>
        <w:t xml:space="preserve">. The question now is: </w:t>
      </w:r>
      <w:r w:rsidR="00803870" w:rsidRPr="00EC7010">
        <w:rPr>
          <w:rFonts w:eastAsiaTheme="minorEastAsia"/>
          <w:i/>
          <w:iCs/>
        </w:rPr>
        <w:t>how do</w:t>
      </w:r>
      <w:ins w:id="138" w:author="Cristhian Andrade Corona" w:date="2022-08-03T12:06:00Z">
        <w:r w:rsidR="00590391" w:rsidRPr="00EC7010">
          <w:rPr>
            <w:rFonts w:eastAsiaTheme="minorEastAsia"/>
            <w:i/>
            <w:iCs/>
          </w:rPr>
          <w:t xml:space="preserve"> we</w:t>
        </w:r>
      </w:ins>
      <w:r w:rsidR="00803870" w:rsidRPr="00EC7010">
        <w:rPr>
          <w:rFonts w:eastAsiaTheme="minorEastAsia"/>
          <w:i/>
          <w:iCs/>
        </w:rPr>
        <w:t xml:space="preserve"> set the amount of free </w:t>
      </w:r>
      <m:oMath>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m:t>
            </m:r>
          </m:sup>
        </m:sSup>
      </m:oMath>
      <w:r w:rsidR="00803870" w:rsidRPr="00EC7010">
        <w:rPr>
          <w:rFonts w:eastAsiaTheme="minorEastAsia"/>
          <w:i/>
          <w:iCs/>
        </w:rPr>
        <w:t xml:space="preserve"> as input, rather than the total amount of </w:t>
      </w:r>
      <m:oMath>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m:t>
            </m:r>
          </m:sup>
        </m:sSup>
      </m:oMath>
      <w:r w:rsidR="00803870" w:rsidRPr="00EC7010">
        <w:rPr>
          <w:rFonts w:eastAsiaTheme="minorEastAsia"/>
          <w:i/>
          <w:iCs/>
        </w:rPr>
        <w:t xml:space="preserve"> in the system? </w:t>
      </w:r>
    </w:p>
    <w:p w14:paraId="69ABA698" w14:textId="77777777" w:rsidR="006934CB" w:rsidRPr="00EC7010" w:rsidRDefault="006934CB" w:rsidP="00AD5157">
      <w:pPr>
        <w:rPr>
          <w:rFonts w:eastAsiaTheme="minorEastAsia"/>
          <w:i/>
          <w:iCs/>
        </w:rPr>
      </w:pPr>
    </w:p>
    <w:p w14:paraId="2CAFEEFA" w14:textId="6550D942" w:rsidR="0045590A" w:rsidRPr="00EC7010" w:rsidRDefault="00803870" w:rsidP="00AD5157">
      <w:pPr>
        <w:rPr>
          <w:rFonts w:eastAsiaTheme="minorEastAsia"/>
        </w:rPr>
      </w:pPr>
      <w:r w:rsidRPr="00EC7010">
        <w:rPr>
          <w:rFonts w:eastAsiaTheme="minorEastAsia"/>
        </w:rPr>
        <w:t xml:space="preserve">To do this, the user can relate the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Pr="00EC7010">
        <w:rPr>
          <w:rFonts w:eastAsiaTheme="minorEastAsia"/>
        </w:rPr>
        <w:t xml:space="preserve"> entity to a fixed log activity. In simple words: by doing this the user ‘tells’ ORCHESTRA what the amount of free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Pr="00EC7010">
        <w:rPr>
          <w:rFonts w:eastAsiaTheme="minorEastAsia"/>
        </w:rPr>
        <w:t xml:space="preserve"> in solution should be at equilibrium. Based on this log activity the concentrations of other components are determined. </w:t>
      </w:r>
    </w:p>
    <w:p w14:paraId="48E3664A" w14:textId="607CBEC8" w:rsidR="0045590A" w:rsidRPr="00EC7010" w:rsidRDefault="0045590A" w:rsidP="0045590A">
      <w:pPr>
        <w:ind w:firstLine="720"/>
        <w:rPr>
          <w:rFonts w:eastAsiaTheme="minorEastAsia"/>
        </w:rPr>
      </w:pPr>
      <w:r w:rsidRPr="00EC7010">
        <w:rPr>
          <w:rFonts w:eastAsiaTheme="minorEastAsia"/>
        </w:rPr>
        <w:t>For a given species “my_own_species+2”, this is included as follows:</w:t>
      </w:r>
    </w:p>
    <w:p w14:paraId="62356D73" w14:textId="577B2FF6" w:rsidR="0045590A" w:rsidRPr="00EC7010" w:rsidRDefault="0045590A" w:rsidP="0045590A">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@species(my_own_species+2, 2) //add proton as entity</w:t>
      </w:r>
    </w:p>
    <w:p w14:paraId="36B4B729" w14:textId="0B75B49E" w:rsidR="0045590A" w:rsidRPr="00EC7010" w:rsidRDefault="0045590A" w:rsidP="0045590A">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@primary_entity(my_own_species+2, 7.0) //set proton as primary entity</w:t>
      </w:r>
    </w:p>
    <w:p w14:paraId="1182F990" w14:textId="746FAB02" w:rsidR="0045590A" w:rsidRPr="00EC7010" w:rsidRDefault="0045590A" w:rsidP="0045590A">
      <w:pPr>
        <w:spacing w:before="120"/>
        <w:rPr>
          <w:rFonts w:eastAsiaTheme="minorEastAsia"/>
        </w:rPr>
      </w:pPr>
      <w:r w:rsidRPr="00EC7010">
        <w:rPr>
          <w:rFonts w:eastAsiaTheme="minorEastAsia"/>
        </w:rPr>
        <w:t>Here the @primary_entity syntax contains 2 arguments:</w:t>
      </w:r>
    </w:p>
    <w:p w14:paraId="720F3C08" w14:textId="7C379F23" w:rsidR="0045590A" w:rsidRPr="00EC7010" w:rsidRDefault="0045590A" w:rsidP="0045590A">
      <w:pPr>
        <w:pStyle w:val="ListParagraph"/>
        <w:numPr>
          <w:ilvl w:val="0"/>
          <w:numId w:val="33"/>
        </w:numPr>
        <w:rPr>
          <w:rFonts w:eastAsiaTheme="minorEastAsia"/>
          <w:sz w:val="20"/>
          <w:szCs w:val="20"/>
        </w:rPr>
      </w:pPr>
      <w:r w:rsidRPr="00EC7010">
        <w:rPr>
          <w:rFonts w:eastAsiaTheme="minorEastAsia"/>
          <w:sz w:val="20"/>
          <w:szCs w:val="20"/>
        </w:rPr>
        <w:t>The name of the entity/species</w:t>
      </w:r>
    </w:p>
    <w:p w14:paraId="7CE0EF68" w14:textId="2630174A" w:rsidR="006934CB" w:rsidRPr="00EC7010" w:rsidRDefault="0045590A" w:rsidP="0045590A">
      <w:pPr>
        <w:pStyle w:val="ListParagraph"/>
        <w:numPr>
          <w:ilvl w:val="0"/>
          <w:numId w:val="33"/>
        </w:numPr>
        <w:rPr>
          <w:rFonts w:eastAsiaTheme="minorEastAsia"/>
          <w:sz w:val="20"/>
          <w:szCs w:val="20"/>
        </w:rPr>
      </w:pPr>
      <w:r w:rsidRPr="00EC7010">
        <w:rPr>
          <w:rFonts w:eastAsiaTheme="minorEastAsia"/>
          <w:sz w:val="20"/>
          <w:szCs w:val="20"/>
        </w:rPr>
        <w:t>The</w:t>
      </w:r>
      <w:r w:rsidR="00572549" w:rsidRPr="00EC7010">
        <w:rPr>
          <w:rFonts w:eastAsiaTheme="minorEastAsia"/>
          <w:sz w:val="20"/>
          <w:szCs w:val="20"/>
        </w:rPr>
        <w:t xml:space="preserve"> “fixed”</w:t>
      </w:r>
      <w:r w:rsidRPr="00EC7010">
        <w:rPr>
          <w:rFonts w:eastAsiaTheme="minorEastAsia"/>
          <w:sz w:val="20"/>
          <w:szCs w:val="20"/>
        </w:rPr>
        <w:t xml:space="preserve"> log</w:t>
      </w:r>
      <w:r w:rsidR="00572549" w:rsidRPr="00EC7010">
        <w:rPr>
          <w:rFonts w:eastAsiaTheme="minorEastAsia"/>
          <w:sz w:val="20"/>
          <w:szCs w:val="20"/>
        </w:rPr>
        <w:t xml:space="preserve"> </w:t>
      </w:r>
      <w:r w:rsidRPr="00EC7010">
        <w:rPr>
          <w:rFonts w:eastAsiaTheme="minorEastAsia"/>
          <w:sz w:val="20"/>
          <w:szCs w:val="20"/>
        </w:rPr>
        <w:t>activity of the species</w:t>
      </w:r>
    </w:p>
    <w:p w14:paraId="1DFA3B9D" w14:textId="77777777" w:rsidR="006934CB" w:rsidRPr="00EC7010" w:rsidRDefault="006934CB">
      <w:pPr>
        <w:rPr>
          <w:rFonts w:eastAsiaTheme="minorEastAsia"/>
          <w:szCs w:val="20"/>
          <w:lang w:val="en-US"/>
        </w:rPr>
      </w:pPr>
      <w:r w:rsidRPr="00EC7010">
        <w:rPr>
          <w:rFonts w:eastAsiaTheme="minorEastAsia"/>
          <w:szCs w:val="20"/>
        </w:rPr>
        <w:br w:type="page"/>
      </w:r>
    </w:p>
    <w:p w14:paraId="4AE4FF31" w14:textId="64735F0E" w:rsidR="00FF3123" w:rsidRPr="00EC7010" w:rsidRDefault="00572549" w:rsidP="00572549">
      <w:pPr>
        <w:pStyle w:val="Heading2"/>
      </w:pPr>
      <w:bookmarkStart w:id="139" w:name="_Ref111974513"/>
      <w:r w:rsidRPr="00EC7010">
        <w:lastRenderedPageBreak/>
        <w:t>Equilibrium reactions</w:t>
      </w:r>
      <w:bookmarkEnd w:id="139"/>
    </w:p>
    <w:p w14:paraId="5824FF89" w14:textId="77777777" w:rsidR="001E703E" w:rsidRPr="00EC7010" w:rsidRDefault="00572549" w:rsidP="00572549">
      <w:pPr>
        <w:rPr>
          <w:lang w:val="en-US"/>
        </w:rPr>
      </w:pPr>
      <w:r w:rsidRPr="00EC7010">
        <w:rPr>
          <w:lang w:val="en-US"/>
        </w:rPr>
        <w:t xml:space="preserve">The  chemical input file concludes with specifying the equilibrium reactions that ORCHESTRA should take into account. </w:t>
      </w:r>
      <w:r w:rsidR="001E703E" w:rsidRPr="00EC7010">
        <w:rPr>
          <w:lang w:val="en-US"/>
        </w:rPr>
        <w:t>In ORCHESTRA, a “reaction” object is used to form new entities from existing entities. For example:</w:t>
      </w:r>
    </w:p>
    <w:p w14:paraId="17671008" w14:textId="629E1666" w:rsidR="001E703E" w:rsidRPr="00EC7010" w:rsidRDefault="001E703E" w:rsidP="001E703E">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@species(HCO3-1, -1) //add bicarbonate as entity</w:t>
      </w:r>
    </w:p>
    <w:p w14:paraId="67DEBCF9" w14:textId="703A77F2" w:rsidR="001E703E" w:rsidRPr="00EC7010" w:rsidRDefault="001E703E" w:rsidP="006934CB">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en-US"/>
        </w:rPr>
      </w:pPr>
      <w:r w:rsidRPr="00EC7010">
        <w:rPr>
          <w:rFonts w:ascii="Consolas" w:hAnsi="Consolas" w:cs="Consolas"/>
          <w:sz w:val="17"/>
          <w:szCs w:val="17"/>
          <w:lang w:val="en-US"/>
        </w:rPr>
        <w:t>@reaction(HCO3-1, 3.455, 1, H+, 1, CO3-2) //set proton as primary entity</w:t>
      </w:r>
    </w:p>
    <w:p w14:paraId="33A5C791" w14:textId="08A7ED84" w:rsidR="001E703E" w:rsidRPr="00EC7010" w:rsidRDefault="00D40EEF" w:rsidP="00572549">
      <w:pPr>
        <w:rPr>
          <w:lang w:val="en-US"/>
        </w:rPr>
      </w:pPr>
      <w:r w:rsidRPr="00EC7010">
        <w:rPr>
          <w:lang w:val="en-US"/>
        </w:rPr>
        <w:t>Here, 3.455 is the K-constant of the reaction</w:t>
      </w:r>
    </w:p>
    <w:p w14:paraId="39129B9D" w14:textId="471B693E" w:rsidR="00572549" w:rsidRPr="00EC7010" w:rsidRDefault="006001BC" w:rsidP="00572549">
      <w:pPr>
        <w:rPr>
          <w:lang w:val="en-US"/>
        </w:rPr>
      </w:pPr>
      <w:r w:rsidRPr="00EC7010">
        <w:rPr>
          <w:lang w:val="en-US"/>
        </w:rPr>
        <w:t xml:space="preserve"> </w:t>
      </w:r>
      <w:r w:rsidR="001E703E" w:rsidRPr="00EC7010">
        <w:rPr>
          <w:lang w:val="en-US"/>
        </w:rPr>
        <w:t>Alternatively, you can use the log K version of the reaction:</w:t>
      </w:r>
    </w:p>
    <w:p w14:paraId="03C4EDAD" w14:textId="77777777" w:rsidR="001E703E" w:rsidRPr="00EC7010" w:rsidRDefault="001E703E" w:rsidP="001E703E">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@species(HCO3-1, -1) //add bicarbonate as entity</w:t>
      </w:r>
    </w:p>
    <w:p w14:paraId="34DEBD38" w14:textId="69971F9C" w:rsidR="001E703E" w:rsidRPr="00EC7010" w:rsidRDefault="001E703E" w:rsidP="006934CB">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en-US"/>
        </w:rPr>
      </w:pPr>
      <w:r w:rsidRPr="00EC7010">
        <w:rPr>
          <w:rFonts w:ascii="Consolas" w:hAnsi="Consolas" w:cs="Consolas"/>
          <w:sz w:val="17"/>
          <w:szCs w:val="17"/>
          <w:lang w:val="en-US"/>
        </w:rPr>
        <w:t>@logK</w:t>
      </w:r>
      <w:r w:rsidR="00D40EEF" w:rsidRPr="00EC7010">
        <w:rPr>
          <w:rFonts w:ascii="Consolas" w:hAnsi="Consolas" w:cs="Consolas"/>
          <w:sz w:val="17"/>
          <w:szCs w:val="17"/>
          <w:lang w:val="en-US"/>
        </w:rPr>
        <w:t>reaction</w:t>
      </w:r>
      <w:r w:rsidRPr="00EC7010">
        <w:rPr>
          <w:rFonts w:ascii="Consolas" w:hAnsi="Consolas" w:cs="Consolas"/>
          <w:sz w:val="17"/>
          <w:szCs w:val="17"/>
          <w:lang w:val="en-US"/>
        </w:rPr>
        <w:t>(HCO3-1, 3.</w:t>
      </w:r>
      <w:r w:rsidR="00D40EEF" w:rsidRPr="00EC7010">
        <w:rPr>
          <w:rFonts w:ascii="Consolas" w:hAnsi="Consolas" w:cs="Consolas"/>
          <w:sz w:val="17"/>
          <w:szCs w:val="17"/>
          <w:lang w:val="en-US"/>
        </w:rPr>
        <w:t>7</w:t>
      </w:r>
      <w:r w:rsidRPr="00EC7010">
        <w:rPr>
          <w:rFonts w:ascii="Consolas" w:hAnsi="Consolas" w:cs="Consolas"/>
          <w:sz w:val="17"/>
          <w:szCs w:val="17"/>
          <w:lang w:val="en-US"/>
        </w:rPr>
        <w:t>, 1, H+, 1, CO3-2) //set proton as primary entity</w:t>
      </w:r>
    </w:p>
    <w:p w14:paraId="01A13D27" w14:textId="2E02A499" w:rsidR="001E703E" w:rsidRPr="00EC7010" w:rsidRDefault="00D40EEF" w:rsidP="00572549">
      <w:pPr>
        <w:rPr>
          <w:lang w:val="en-US"/>
        </w:rPr>
      </w:pPr>
      <w:r w:rsidRPr="00EC7010">
        <w:rPr>
          <w:lang w:val="en-US"/>
        </w:rPr>
        <w:t xml:space="preserve">Both </w:t>
      </w:r>
      <w:proofErr w:type="spellStart"/>
      <w:r w:rsidRPr="00EC7010">
        <w:rPr>
          <w:lang w:val="en-US"/>
        </w:rPr>
        <w:t>logKreactions</w:t>
      </w:r>
      <w:proofErr w:type="spellEnd"/>
      <w:r w:rsidRPr="00EC7010">
        <w:rPr>
          <w:lang w:val="en-US"/>
        </w:rPr>
        <w:t xml:space="preserve"> and reactions can be mixed in a single input file.</w:t>
      </w:r>
    </w:p>
    <w:p w14:paraId="3CA47D3D" w14:textId="77777777" w:rsidR="006934CB" w:rsidRPr="00EC7010" w:rsidRDefault="006934CB" w:rsidP="00572549">
      <w:pPr>
        <w:rPr>
          <w:lang w:val="en-US"/>
        </w:rPr>
      </w:pPr>
    </w:p>
    <w:p w14:paraId="0B7EB84A" w14:textId="002C401E" w:rsidR="00D40EEF" w:rsidRPr="00EC7010" w:rsidRDefault="00D40EEF" w:rsidP="00572549">
      <w:pPr>
        <w:rPr>
          <w:lang w:val="en-US"/>
        </w:rPr>
      </w:pPr>
      <w:r w:rsidRPr="00EC7010">
        <w:rPr>
          <w:lang w:val="en-US"/>
        </w:rPr>
        <w:t>The example above presents a very simple reaction, where:</w:t>
      </w:r>
    </w:p>
    <w:p w14:paraId="06E542C9" w14:textId="5185F924" w:rsidR="006934CB" w:rsidRPr="00EC7010" w:rsidRDefault="00D40EEF" w:rsidP="006934CB">
      <w:pPr>
        <w:spacing w:before="120" w:after="120"/>
        <w:rPr>
          <w:rFonts w:eastAsiaTheme="minorEastAsia"/>
          <w:lang w:val="en-US"/>
        </w:rPr>
      </w:pPr>
      <m:oMathPara>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-2</m:t>
              </m:r>
            </m:sup>
          </m:sSubSup>
          <m:r>
            <w:rPr>
              <w:rFonts w:ascii="Cambria Math" w:hAnsi="Cambria Math"/>
              <w:lang w:val="en-US"/>
            </w:rPr>
            <m:t>+</m:t>
          </m:r>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m:t>
              </m:r>
            </m:sup>
          </m:sSup>
          <m:r>
            <w:rPr>
              <w:rFonts w:ascii="Cambria Math" w:hAnsi="Cambria Math"/>
              <w:lang w:val="en-US"/>
            </w:rPr>
            <m:t>↔HC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m:t>
              </m:r>
            </m:sup>
          </m:sSubSup>
        </m:oMath>
      </m:oMathPara>
    </w:p>
    <w:p w14:paraId="5E605C7D" w14:textId="0D656BCD" w:rsidR="00D40EEF" w:rsidRPr="00EC7010" w:rsidRDefault="00D40EEF" w:rsidP="00572549">
      <w:pPr>
        <w:rPr>
          <w:rFonts w:eastAsiaTheme="minorEastAsia"/>
          <w:lang w:val="en-US"/>
        </w:rPr>
      </w:pPr>
      <w:r w:rsidRPr="00EC7010">
        <w:rPr>
          <w:rFonts w:eastAsiaTheme="minorEastAsia"/>
          <w:lang w:val="en-US"/>
        </w:rPr>
        <w:t>But what if we have a more complex reaction, for example:</w:t>
      </w:r>
    </w:p>
    <w:p w14:paraId="13289C3B" w14:textId="13C16B39" w:rsidR="00C35029" w:rsidRPr="00EC7010" w:rsidRDefault="00D40EEF" w:rsidP="006934CB">
      <w:pPr>
        <w:spacing w:before="120" w:after="120"/>
        <w:rPr>
          <w:rFonts w:eastAsiaTheme="minorEastAsia"/>
          <w:lang w:val="en-US"/>
        </w:rPr>
      </w:pPr>
      <m:oMathPara>
        <m:oMath>
          <m:r>
            <w:rPr>
              <w:rFonts w:ascii="Cambria Math" w:hAnsi="Cambria Math"/>
              <w:lang w:val="en-US"/>
            </w:rPr>
            <m:t>CaO</m:t>
          </m:r>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m:t>
              </m:r>
            </m:sup>
          </m:sSup>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2</m:t>
              </m:r>
            </m:sub>
          </m:sSub>
          <m:r>
            <w:rPr>
              <w:rFonts w:ascii="Cambria Math" w:hAnsi="Cambria Math"/>
              <w:lang w:val="en-US"/>
            </w:rPr>
            <m:t>O</m:t>
          </m:r>
        </m:oMath>
      </m:oMathPara>
    </w:p>
    <w:p w14:paraId="432CE333" w14:textId="710E083D" w:rsidR="00D40EEF" w:rsidRPr="00EC7010" w:rsidRDefault="00D40EEF" w:rsidP="00740344">
      <w:pPr>
        <w:rPr>
          <w:rFonts w:eastAsiaTheme="minorEastAsia"/>
          <w:lang w:val="en-US"/>
        </w:rPr>
      </w:pPr>
      <w:r w:rsidRPr="00EC7010">
        <w:rPr>
          <w:rFonts w:eastAsiaTheme="minorEastAsia"/>
          <w:lang w:val="en-US"/>
        </w:rPr>
        <w:t>Here, the new species (</w:t>
      </w:r>
      <m:oMath>
        <m:r>
          <w:rPr>
            <w:rFonts w:ascii="Cambria Math" w:eastAsiaTheme="minorEastAsia" w:hAnsi="Cambria Math"/>
            <w:lang w:val="en-US"/>
          </w:rPr>
          <m:t>CaO</m:t>
        </m:r>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m:t>
            </m:r>
          </m:sup>
        </m:sSup>
      </m:oMath>
      <w:r w:rsidRPr="00EC7010">
        <w:rPr>
          <w:rFonts w:eastAsiaTheme="minorEastAsia"/>
          <w:lang w:val="en-US"/>
        </w:rPr>
        <w:t>) is formed, along with an already defined entity (</w:t>
      </w:r>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m:t>
            </m:r>
          </m:sup>
        </m:sSup>
      </m:oMath>
      <w:r w:rsidRPr="00EC7010">
        <w:rPr>
          <w:rFonts w:eastAsiaTheme="minorEastAsia"/>
          <w:lang w:val="en-US"/>
        </w:rPr>
        <w:t>). The following syntax is used:</w:t>
      </w:r>
    </w:p>
    <w:p w14:paraId="13BE6A9A" w14:textId="589979B8" w:rsidR="00D40EEF" w:rsidRPr="00EC7010" w:rsidRDefault="00D40EEF" w:rsidP="00D40EEF">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@species(CaOH+, 1) //add calcium hydroxide as entity</w:t>
      </w:r>
    </w:p>
    <w:p w14:paraId="0B0C5065" w14:textId="0C3117CF" w:rsidR="00D40EEF" w:rsidRPr="00EC7010" w:rsidRDefault="00D40EEF" w:rsidP="00D40EEF">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@logKreaction(CaOH+, -</w:t>
      </w:r>
      <w:r w:rsidR="000F2BF7" w:rsidRPr="00EC7010">
        <w:rPr>
          <w:rFonts w:ascii="Consolas" w:hAnsi="Consolas" w:cs="Consolas"/>
          <w:sz w:val="17"/>
          <w:szCs w:val="17"/>
          <w:lang w:val="en-US"/>
        </w:rPr>
        <w:t>12.679</w:t>
      </w:r>
      <w:r w:rsidRPr="00EC7010">
        <w:rPr>
          <w:rFonts w:ascii="Consolas" w:hAnsi="Consolas" w:cs="Consolas"/>
          <w:sz w:val="17"/>
          <w:szCs w:val="17"/>
          <w:lang w:val="en-US"/>
        </w:rPr>
        <w:t>, 1, C</w:t>
      </w:r>
      <w:r w:rsidR="000F2BF7" w:rsidRPr="00EC7010">
        <w:rPr>
          <w:rFonts w:ascii="Consolas" w:hAnsi="Consolas" w:cs="Consolas"/>
          <w:sz w:val="17"/>
          <w:szCs w:val="17"/>
          <w:lang w:val="en-US"/>
        </w:rPr>
        <w:t>a+2, 1, H2O, -1, H+</w:t>
      </w:r>
      <w:r w:rsidRPr="00EC7010">
        <w:rPr>
          <w:rFonts w:ascii="Consolas" w:hAnsi="Consolas" w:cs="Consolas"/>
          <w:sz w:val="17"/>
          <w:szCs w:val="17"/>
          <w:lang w:val="en-US"/>
        </w:rPr>
        <w:t>) //set proton as primary entity</w:t>
      </w:r>
    </w:p>
    <w:p w14:paraId="425EF6B5" w14:textId="6C861A36" w:rsidR="00D40EEF" w:rsidRPr="00EC7010" w:rsidRDefault="000F2BF7" w:rsidP="00740344">
      <w:pPr>
        <w:rPr>
          <w:rFonts w:eastAsiaTheme="minorEastAsia"/>
          <w:lang w:val="en-US"/>
        </w:rPr>
      </w:pPr>
      <w:r w:rsidRPr="00EC7010">
        <w:rPr>
          <w:rFonts w:eastAsiaTheme="minorEastAsia"/>
          <w:lang w:val="en-US"/>
        </w:rPr>
        <w:t>Where:</w:t>
      </w:r>
    </w:p>
    <w:p w14:paraId="6FA8731D" w14:textId="1F1A62F2" w:rsidR="000F2BF7" w:rsidRPr="00EC7010" w:rsidRDefault="000F2BF7" w:rsidP="000F2BF7">
      <w:pPr>
        <w:pStyle w:val="ListParagraph"/>
        <w:numPr>
          <w:ilvl w:val="0"/>
          <w:numId w:val="34"/>
        </w:numPr>
        <w:rPr>
          <w:rFonts w:eastAsiaTheme="minorEastAsia"/>
          <w:sz w:val="20"/>
          <w:szCs w:val="20"/>
        </w:rPr>
      </w:pPr>
      <w:commentRangeStart w:id="140"/>
      <w:r w:rsidRPr="00EC7010">
        <w:rPr>
          <w:rFonts w:eastAsiaTheme="minorEastAsia"/>
          <w:sz w:val="20"/>
          <w:szCs w:val="20"/>
        </w:rPr>
        <w:t xml:space="preserve">-12.679 is the log K </w:t>
      </w:r>
      <w:commentRangeEnd w:id="140"/>
      <w:r w:rsidR="00590391" w:rsidRPr="00EC7010">
        <w:rPr>
          <w:rStyle w:val="CommentReference"/>
          <w:lang w:val="en-GB"/>
        </w:rPr>
        <w:commentReference w:id="140"/>
      </w:r>
      <w:r w:rsidRPr="00EC7010">
        <w:rPr>
          <w:rFonts w:eastAsiaTheme="minorEastAsia"/>
          <w:sz w:val="20"/>
          <w:szCs w:val="20"/>
        </w:rPr>
        <w:t>constant of the reaction</w:t>
      </w:r>
      <w:ins w:id="141" w:author="guido de Zeeuw" w:date="2022-08-21T11:55:00Z">
        <w:r w:rsidR="00A27D58" w:rsidRPr="00EC7010">
          <w:rPr>
            <w:rFonts w:eastAsiaTheme="minorEastAsia"/>
            <w:sz w:val="20"/>
            <w:szCs w:val="20"/>
          </w:rPr>
          <w:t xml:space="preserve"> (this is listed in the </w:t>
        </w:r>
        <w:proofErr w:type="spellStart"/>
        <w:r w:rsidR="00A27D58" w:rsidRPr="00EC7010">
          <w:rPr>
            <w:rFonts w:eastAsiaTheme="minorEastAsia"/>
            <w:sz w:val="20"/>
            <w:szCs w:val="20"/>
          </w:rPr>
          <w:t>minteq</w:t>
        </w:r>
        <w:proofErr w:type="spellEnd"/>
        <w:r w:rsidR="00A27D58" w:rsidRPr="00EC7010">
          <w:rPr>
            <w:rFonts w:eastAsiaTheme="minorEastAsia"/>
            <w:sz w:val="20"/>
            <w:szCs w:val="20"/>
          </w:rPr>
          <w:t xml:space="preserve"> database)</w:t>
        </w:r>
      </w:ins>
    </w:p>
    <w:p w14:paraId="49F50C60" w14:textId="4C41796C" w:rsidR="000F2BF7" w:rsidRPr="00EC7010" w:rsidRDefault="000F2BF7" w:rsidP="000F2BF7">
      <w:pPr>
        <w:pStyle w:val="ListParagraph"/>
        <w:numPr>
          <w:ilvl w:val="0"/>
          <w:numId w:val="34"/>
        </w:numPr>
        <w:rPr>
          <w:rFonts w:eastAsiaTheme="minorEastAsia"/>
          <w:sz w:val="20"/>
          <w:szCs w:val="20"/>
        </w:rPr>
      </w:pPr>
      <w:r w:rsidRPr="00EC7010">
        <w:rPr>
          <w:rFonts w:eastAsiaTheme="minorEastAsia"/>
          <w:sz w:val="20"/>
          <w:szCs w:val="20"/>
        </w:rPr>
        <w:t xml:space="preserve">“1”, “1”, “-1” are the stoichiometry coefficients of </w:t>
      </w:r>
      <m:oMath>
        <m:r>
          <w:rPr>
            <w:rFonts w:ascii="Cambria Math" w:eastAsiaTheme="minorEastAsia" w:hAnsi="Cambria Math"/>
            <w:sz w:val="20"/>
            <w:szCs w:val="20"/>
          </w:rPr>
          <m:t>C</m:t>
        </m:r>
        <m:sSup>
          <m:sSupPr>
            <m:ctrlPr>
              <w:rPr>
                <w:rFonts w:ascii="Cambria Math" w:eastAsiaTheme="minorEastAsia" w:hAnsi="Cambria Math"/>
                <w:i/>
                <w:sz w:val="20"/>
                <w:szCs w:val="20"/>
              </w:rPr>
            </m:ctrlPr>
          </m:sSupPr>
          <m:e>
            <m:r>
              <w:rPr>
                <w:rFonts w:ascii="Cambria Math" w:eastAsiaTheme="minorEastAsia" w:hAnsi="Cambria Math"/>
                <w:sz w:val="20"/>
                <w:szCs w:val="20"/>
              </w:rPr>
              <m:t>a</m:t>
            </m:r>
          </m:e>
          <m:sup>
            <m:r>
              <w:rPr>
                <w:rFonts w:ascii="Cambria Math" w:eastAsiaTheme="minorEastAsia" w:hAnsi="Cambria Math"/>
                <w:sz w:val="20"/>
                <w:szCs w:val="20"/>
              </w:rPr>
              <m:t>+2</m:t>
            </m:r>
          </m:sup>
        </m:sSup>
        <m:r>
          <w:rPr>
            <w:rFonts w:ascii="Cambria Math" w:eastAsiaTheme="minorEastAsia" w:hAnsi="Cambria Math"/>
            <w:sz w:val="20"/>
            <w:szCs w:val="20"/>
          </w:rPr>
          <m:t>,</m:t>
        </m:r>
      </m:oMath>
      <w:r w:rsidRPr="00EC7010">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2</m:t>
            </m:r>
          </m:sub>
        </m:sSub>
        <m:r>
          <w:rPr>
            <w:rFonts w:ascii="Cambria Math" w:eastAsiaTheme="minorEastAsia" w:hAnsi="Cambria Math"/>
            <w:sz w:val="20"/>
            <w:szCs w:val="20"/>
          </w:rPr>
          <m:t>O</m:t>
        </m:r>
      </m:oMath>
      <w:r w:rsidRPr="00EC7010">
        <w:rPr>
          <w:rFonts w:eastAsiaTheme="minorEastAsia"/>
          <w:sz w:val="20"/>
          <w:szCs w:val="20"/>
        </w:rPr>
        <w:t xml:space="preserve"> and </w:t>
      </w:r>
      <m:oMath>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m:t>
            </m:r>
          </m:sup>
        </m:sSup>
      </m:oMath>
      <w:r w:rsidRPr="00EC7010">
        <w:rPr>
          <w:rFonts w:eastAsiaTheme="minorEastAsia"/>
          <w:sz w:val="20"/>
          <w:szCs w:val="20"/>
        </w:rPr>
        <w:t>, respectively.</w:t>
      </w:r>
    </w:p>
    <w:p w14:paraId="06DC11C9" w14:textId="77777777" w:rsidR="000F2BF7" w:rsidRPr="00EC7010" w:rsidRDefault="000F2BF7" w:rsidP="000F2BF7">
      <w:pPr>
        <w:rPr>
          <w:rFonts w:eastAsiaTheme="minorEastAsia"/>
        </w:rPr>
      </w:pPr>
    </w:p>
    <w:p w14:paraId="049C58F9" w14:textId="6E9F9723" w:rsidR="00B876E9" w:rsidRPr="00EC7010" w:rsidRDefault="00CC4035" w:rsidP="00CC4035">
      <w:pPr>
        <w:pStyle w:val="Heading2"/>
      </w:pPr>
      <w:bookmarkStart w:id="142" w:name="_Ref111974536"/>
      <w:r w:rsidRPr="00EC7010">
        <w:t xml:space="preserve">Special case: </w:t>
      </w:r>
      <w:r w:rsidR="00A05C2C" w:rsidRPr="00EC7010">
        <w:t>mass-action and mass-balance</w:t>
      </w:r>
      <w:bookmarkEnd w:id="142"/>
    </w:p>
    <w:p w14:paraId="300D33E2" w14:textId="77777777" w:rsidR="00387C7B" w:rsidRPr="00EC7010" w:rsidRDefault="00A05C2C" w:rsidP="00094B40">
      <w:pPr>
        <w:rPr>
          <w:rFonts w:eastAsiaTheme="minorEastAsia"/>
          <w:lang w:val="en-US"/>
        </w:rPr>
      </w:pPr>
      <w:r w:rsidRPr="00EC7010">
        <w:rPr>
          <w:lang w:val="en-US"/>
        </w:rPr>
        <w:t xml:space="preserve">In the examples above, the coefficients indicate their share in the mass balance for the given reaction: “1, Ca+2” implies that 1 </w:t>
      </w:r>
      <w:proofErr w:type="spellStart"/>
      <w:r w:rsidRPr="00EC7010">
        <w:rPr>
          <w:lang w:val="en-US"/>
        </w:rPr>
        <w:t>CaOH</w:t>
      </w:r>
      <w:proofErr w:type="spellEnd"/>
      <w:r w:rsidRPr="00EC7010">
        <w:rPr>
          <w:lang w:val="en-US"/>
        </w:rPr>
        <w:t xml:space="preserve">+ contains 1 </w:t>
      </w:r>
      <m:oMath>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oMath>
      <w:r w:rsidRPr="00EC7010">
        <w:rPr>
          <w:rFonts w:eastAsiaTheme="minorEastAsia"/>
          <w:lang w:val="en-US"/>
        </w:rPr>
        <w:t xml:space="preserve">. This is called the </w:t>
      </w:r>
      <w:r w:rsidRPr="00EC7010">
        <w:rPr>
          <w:rFonts w:eastAsiaTheme="minorEastAsia"/>
          <w:i/>
          <w:iCs/>
          <w:lang w:val="en-US"/>
        </w:rPr>
        <w:t>mass-balance</w:t>
      </w:r>
      <w:r w:rsidRPr="00EC7010">
        <w:rPr>
          <w:rFonts w:eastAsiaTheme="minorEastAsia"/>
          <w:lang w:val="en-US"/>
        </w:rPr>
        <w:t xml:space="preserve"> coefficient. ORCHESTRA also uses information on the </w:t>
      </w:r>
      <w:r w:rsidRPr="00EC7010">
        <w:rPr>
          <w:rFonts w:eastAsiaTheme="minorEastAsia"/>
          <w:i/>
          <w:iCs/>
          <w:lang w:val="en-US"/>
        </w:rPr>
        <w:t>mass-action</w:t>
      </w:r>
      <w:r w:rsidRPr="00EC7010">
        <w:rPr>
          <w:rFonts w:eastAsiaTheme="minorEastAsia"/>
          <w:lang w:val="en-US"/>
        </w:rPr>
        <w:t xml:space="preserve"> coefficient for a given species. By separating mass-action and mass-balance coefficients, we can use different coefficients for the reaction balanc</w:t>
      </w:r>
      <w:r w:rsidR="00387C7B" w:rsidRPr="00EC7010">
        <w:rPr>
          <w:rFonts w:eastAsiaTheme="minorEastAsia"/>
          <w:lang w:val="en-US"/>
        </w:rPr>
        <w:t xml:space="preserve">e calculation and the calculation of the masses of the species involved. </w:t>
      </w:r>
    </w:p>
    <w:p w14:paraId="62FA3CB6" w14:textId="18CFB8E0" w:rsidR="00094B40" w:rsidRPr="00EC7010" w:rsidRDefault="00387C7B" w:rsidP="006934CB">
      <w:pPr>
        <w:spacing w:before="120" w:after="120"/>
        <w:rPr>
          <w:rFonts w:eastAsiaTheme="minorEastAsia"/>
          <w:lang w:val="en-US"/>
        </w:rPr>
      </w:pPr>
      <w:r w:rsidRPr="00EC7010">
        <w:rPr>
          <w:rFonts w:eastAsiaTheme="minorEastAsia"/>
          <w:lang w:val="en-US"/>
        </w:rPr>
        <w:t>This is</w:t>
      </w:r>
      <w:r w:rsidR="0043159D" w:rsidRPr="00EC7010">
        <w:rPr>
          <w:rFonts w:eastAsiaTheme="minorEastAsia"/>
          <w:lang w:val="en-US"/>
        </w:rPr>
        <w:t xml:space="preserve"> further</w:t>
      </w:r>
      <w:r w:rsidRPr="00EC7010">
        <w:rPr>
          <w:rFonts w:eastAsiaTheme="minorEastAsia"/>
          <w:lang w:val="en-US"/>
        </w:rPr>
        <w:t xml:space="preserve"> illustrated with </w:t>
      </w:r>
      <w:proofErr w:type="gramStart"/>
      <w:r w:rsidRPr="00EC7010">
        <w:rPr>
          <w:rFonts w:eastAsiaTheme="minorEastAsia"/>
          <w:lang w:val="en-US"/>
        </w:rPr>
        <w:t xml:space="preserve">a </w:t>
      </w:r>
      <w:r w:rsidR="0043159D" w:rsidRPr="00EC7010">
        <w:rPr>
          <w:rFonts w:eastAsiaTheme="minorEastAsia"/>
          <w:lang w:val="en-US"/>
        </w:rPr>
        <w:t>the</w:t>
      </w:r>
      <w:proofErr w:type="gramEnd"/>
      <w:r w:rsidR="0043159D" w:rsidRPr="00EC7010">
        <w:rPr>
          <w:rFonts w:eastAsiaTheme="minorEastAsia"/>
          <w:lang w:val="en-US"/>
        </w:rPr>
        <w:t xml:space="preserve"> syntax of a </w:t>
      </w:r>
      <w:proofErr w:type="spellStart"/>
      <w:r w:rsidRPr="00EC7010">
        <w:rPr>
          <w:rFonts w:eastAsiaTheme="minorEastAsia"/>
          <w:lang w:val="en-US"/>
        </w:rPr>
        <w:t>logKreaction</w:t>
      </w:r>
      <w:proofErr w:type="spellEnd"/>
      <w:r w:rsidRPr="00EC7010">
        <w:rPr>
          <w:rFonts w:eastAsiaTheme="minorEastAsia"/>
          <w:lang w:val="en-US"/>
        </w:rPr>
        <w:t xml:space="preserve"> for the adsorption of </w:t>
      </w:r>
      <m:oMath>
        <m:r>
          <w:rPr>
            <w:rFonts w:ascii="Cambria Math" w:eastAsiaTheme="minorEastAsia" w:hAnsi="Cambria Math"/>
            <w:lang w:val="en-US"/>
          </w:rPr>
          <m:t>N</m:t>
        </m:r>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4</m:t>
            </m:r>
          </m:sub>
          <m:sup>
            <m:r>
              <w:rPr>
                <w:rFonts w:ascii="Cambria Math" w:eastAsiaTheme="minorEastAsia" w:hAnsi="Cambria Math"/>
                <w:lang w:val="en-US"/>
              </w:rPr>
              <m:t>+</m:t>
            </m:r>
          </m:sup>
        </m:sSubSup>
      </m:oMath>
      <w:r w:rsidRPr="00EC7010">
        <w:rPr>
          <w:rFonts w:eastAsiaTheme="minorEastAsia"/>
          <w:lang w:val="en-US"/>
        </w:rPr>
        <w:t xml:space="preserve"> to a body surface following the Freundlich equation:</w:t>
      </w:r>
    </w:p>
    <w:p w14:paraId="629DBC08" w14:textId="3AD1876A" w:rsidR="00387C7B" w:rsidRPr="00EC7010" w:rsidRDefault="00000000" w:rsidP="006934CB">
      <w:pPr>
        <w:spacing w:after="120"/>
        <w:rPr>
          <w:rFonts w:eastAsiaTheme="minorEastAsia"/>
          <w:lang w:val="en-US"/>
        </w:rPr>
      </w:pPr>
      <m:oMathPara>
        <m:oMath>
          <m:func>
            <m:funcPr>
              <m:ctrlPr>
                <w:rPr>
                  <w:rFonts w:ascii="Cambria Math" w:hAnsi="Cambria Math"/>
                  <w:lang w:val="en-US"/>
                </w:rPr>
              </m:ctrlPr>
            </m:funcPr>
            <m:fName>
              <m:r>
                <m:rPr>
                  <m:sty m:val="p"/>
                </m:rPr>
                <w:rPr>
                  <w:rFonts w:ascii="Cambria Math" w:hAnsi="Cambria Math"/>
                  <w:lang w:val="en-US"/>
                </w:rPr>
                <m:t>log</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N</m:t>
                      </m:r>
                      <m:sSubSup>
                        <m:sSubSupPr>
                          <m:ctrlPr>
                            <w:rPr>
                              <w:rFonts w:ascii="Cambria Math" w:hAnsi="Cambria Math"/>
                              <w:i/>
                              <w:lang w:val="en-US"/>
                            </w:rPr>
                          </m:ctrlPr>
                        </m:sSubSupPr>
                        <m:e>
                          <m:r>
                            <w:rPr>
                              <w:rFonts w:ascii="Cambria Math" w:hAnsi="Cambria Math"/>
                              <w:lang w:val="en-US"/>
                            </w:rPr>
                            <m:t>H</m:t>
                          </m:r>
                        </m:e>
                        <m:sub>
                          <m:r>
                            <w:rPr>
                              <w:rFonts w:ascii="Cambria Math" w:hAnsi="Cambria Math"/>
                              <w:lang w:val="en-US"/>
                            </w:rPr>
                            <m:t>4</m:t>
                          </m:r>
                        </m:sub>
                        <m:sup>
                          <m:r>
                            <w:rPr>
                              <w:rFonts w:ascii="Cambria Math" w:hAnsi="Cambria Math"/>
                              <w:lang w:val="en-US"/>
                            </w:rPr>
                            <m:t>+</m:t>
                          </m:r>
                        </m:sup>
                      </m:sSubSup>
                    </m:sub>
                  </m:sSub>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d</m:t>
              </m:r>
            </m:sub>
          </m:sSub>
          <m:r>
            <w:rPr>
              <w:rFonts w:ascii="Cambria Math" w:eastAsiaTheme="minorEastAsia" w:hAnsi="Cambria Math"/>
              <w:lang w:val="en-US"/>
            </w:rPr>
            <m:t>+n⋅</m:t>
          </m:r>
          <m:r>
            <m:rPr>
              <m:sty m:val="p"/>
            </m:rPr>
            <w:rPr>
              <w:rFonts w:ascii="Cambria Math" w:eastAsiaTheme="minorEastAsia" w:hAnsi="Cambria Math"/>
              <w:lang w:val="en-US"/>
            </w:rPr>
            <m:t>log⁡</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4</m:t>
                  </m:r>
                </m:sub>
                <m:sup>
                  <m:r>
                    <w:rPr>
                      <w:rFonts w:ascii="Cambria Math" w:eastAsiaTheme="minorEastAsia" w:hAnsi="Cambria Math"/>
                      <w:lang w:val="en-US"/>
                    </w:rPr>
                    <m:t>+</m:t>
                  </m:r>
                </m:sup>
              </m:sSubSup>
            </m:sub>
          </m:sSub>
          <m:r>
            <w:rPr>
              <w:rFonts w:ascii="Cambria Math" w:eastAsiaTheme="minorEastAsia" w:hAnsi="Cambria Math"/>
              <w:lang w:val="en-US"/>
            </w:rPr>
            <m:t>)</m:t>
          </m:r>
        </m:oMath>
      </m:oMathPara>
    </w:p>
    <w:p w14:paraId="0895A92C" w14:textId="77777777" w:rsidR="0043159D" w:rsidRPr="00EC7010" w:rsidRDefault="00387C7B" w:rsidP="00094B40">
      <w:pPr>
        <w:rPr>
          <w:rFonts w:eastAsiaTheme="minorEastAsia"/>
          <w:lang w:val="en-US"/>
        </w:rPr>
      </w:pPr>
      <w:r w:rsidRPr="00EC7010">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N</m:t>
            </m:r>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4</m:t>
                </m:r>
              </m:sub>
              <m:sup>
                <m:r>
                  <w:rPr>
                    <w:rFonts w:ascii="Cambria Math" w:eastAsiaTheme="minorEastAsia" w:hAnsi="Cambria Math"/>
                    <w:lang w:val="en-US"/>
                  </w:rPr>
                  <m:t>+</m:t>
                </m:r>
              </m:sup>
            </m:sSubSup>
          </m:sub>
        </m:sSub>
      </m:oMath>
      <w:r w:rsidRPr="00EC7010">
        <w:rPr>
          <w:rFonts w:eastAsiaTheme="minorEastAsia"/>
          <w:lang w:val="en-US"/>
        </w:rPr>
        <w:t xml:space="preserve"> is the concentration of </w:t>
      </w:r>
      <m:oMath>
        <m:r>
          <w:rPr>
            <w:rFonts w:ascii="Cambria Math" w:eastAsiaTheme="minorEastAsia" w:hAnsi="Cambria Math"/>
            <w:lang w:val="en-US"/>
          </w:rPr>
          <m:t>N</m:t>
        </m:r>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4</m:t>
            </m:r>
          </m:sub>
          <m:sup>
            <m:r>
              <w:rPr>
                <w:rFonts w:ascii="Cambria Math" w:eastAsiaTheme="minorEastAsia" w:hAnsi="Cambria Math"/>
                <w:lang w:val="en-US"/>
              </w:rPr>
              <m:t>+</m:t>
            </m:r>
          </m:sup>
        </m:sSubSup>
      </m:oMath>
      <w:r w:rsidRPr="00EC7010">
        <w:rPr>
          <w:rFonts w:eastAsiaTheme="minorEastAsia"/>
          <w:lang w:val="en-US"/>
        </w:rPr>
        <w:t xml:space="preserve"> adsorbed to the body surface,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d</m:t>
            </m:r>
          </m:sub>
        </m:sSub>
      </m:oMath>
      <w:r w:rsidRPr="00EC7010">
        <w:rPr>
          <w:rFonts w:eastAsiaTheme="minorEastAsia"/>
          <w:lang w:val="en-US"/>
        </w:rPr>
        <w:t xml:space="preserve"> is the Freundlich constant, </w:t>
      </w:r>
      <m:oMath>
        <m:r>
          <w:rPr>
            <w:rFonts w:ascii="Cambria Math" w:eastAsiaTheme="minorEastAsia" w:hAnsi="Cambria Math"/>
            <w:lang w:val="en-US"/>
          </w:rPr>
          <m:t>n</m:t>
        </m:r>
      </m:oMath>
      <w:r w:rsidRPr="00EC7010">
        <w:rPr>
          <w:rFonts w:eastAsiaTheme="minorEastAsia"/>
          <w:lang w:val="en-US"/>
        </w:rPr>
        <w:t xml:space="preserve"> is a coefficient and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4</m:t>
                </m:r>
              </m:sub>
              <m:sup>
                <m:r>
                  <w:rPr>
                    <w:rFonts w:ascii="Cambria Math" w:eastAsiaTheme="minorEastAsia" w:hAnsi="Cambria Math"/>
                    <w:lang w:val="en-US"/>
                  </w:rPr>
                  <m:t>+</m:t>
                </m:r>
              </m:sup>
            </m:sSubSup>
          </m:sub>
        </m:sSub>
      </m:oMath>
      <w:r w:rsidRPr="00EC7010">
        <w:rPr>
          <w:rFonts w:eastAsiaTheme="minorEastAsia"/>
          <w:lang w:val="en-US"/>
        </w:rPr>
        <w:t xml:space="preserve"> is the molar activity of </w:t>
      </w:r>
      <m:oMath>
        <m:r>
          <w:rPr>
            <w:rFonts w:ascii="Cambria Math" w:eastAsiaTheme="minorEastAsia" w:hAnsi="Cambria Math"/>
            <w:lang w:val="en-US"/>
          </w:rPr>
          <m:t>N</m:t>
        </m:r>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4</m:t>
            </m:r>
          </m:sub>
          <m:sup>
            <m:r>
              <w:rPr>
                <w:rFonts w:ascii="Cambria Math" w:eastAsiaTheme="minorEastAsia" w:hAnsi="Cambria Math"/>
                <w:lang w:val="en-US"/>
              </w:rPr>
              <m:t>+</m:t>
            </m:r>
          </m:sup>
        </m:sSubSup>
      </m:oMath>
      <w:r w:rsidRPr="00EC7010">
        <w:rPr>
          <w:rFonts w:eastAsiaTheme="minorEastAsia"/>
          <w:lang w:val="en-US"/>
        </w:rPr>
        <w:t xml:space="preserve"> in solution. </w:t>
      </w:r>
    </w:p>
    <w:p w14:paraId="1344CEB1" w14:textId="60E6F6C3" w:rsidR="00387C7B" w:rsidRPr="00EC7010" w:rsidRDefault="00180D20" w:rsidP="00C23490">
      <w:pPr>
        <w:spacing w:before="120"/>
        <w:rPr>
          <w:rFonts w:eastAsiaTheme="minorEastAsia"/>
          <w:lang w:val="en-US"/>
        </w:rPr>
      </w:pPr>
      <m:oMath>
        <m:r>
          <w:rPr>
            <w:rFonts w:ascii="Cambria Math" w:eastAsiaTheme="minorEastAsia" w:hAnsi="Cambria Math"/>
            <w:lang w:val="en-US"/>
          </w:rPr>
          <m:t>n</m:t>
        </m:r>
      </m:oMath>
      <w:r w:rsidRPr="00EC7010">
        <w:rPr>
          <w:rFonts w:eastAsiaTheme="minorEastAsia"/>
          <w:lang w:val="en-US"/>
        </w:rPr>
        <w:t xml:space="preserve"> describes the shape of the curve, where a linear relationship is found for </w:t>
      </w:r>
      <m:oMath>
        <m:r>
          <w:rPr>
            <w:rFonts w:ascii="Cambria Math" w:eastAsiaTheme="minorEastAsia" w:hAnsi="Cambria Math"/>
            <w:lang w:val="en-US"/>
          </w:rPr>
          <m:t>n=1</m:t>
        </m:r>
      </m:oMath>
      <w:r w:rsidRPr="00EC7010">
        <w:rPr>
          <w:rFonts w:eastAsiaTheme="minorEastAsia"/>
          <w:lang w:val="en-US"/>
        </w:rPr>
        <w:t xml:space="preserve">. For </w:t>
      </w:r>
      <m:oMath>
        <m:r>
          <w:rPr>
            <w:rFonts w:ascii="Cambria Math" w:eastAsiaTheme="minorEastAsia" w:hAnsi="Cambria Math"/>
            <w:lang w:val="en-US"/>
          </w:rPr>
          <m:t>n=1</m:t>
        </m:r>
      </m:oMath>
      <w:r w:rsidRPr="00EC7010">
        <w:rPr>
          <w:rFonts w:eastAsiaTheme="minorEastAsia"/>
          <w:lang w:val="en-US"/>
        </w:rPr>
        <w:t xml:space="preserve">, the reaction is defined in ORCHESTRA below. Here it is assumed that the ‘ads’ phase and the </w:t>
      </w:r>
      <m:oMath>
        <m:r>
          <w:rPr>
            <w:rFonts w:ascii="Cambria Math" w:eastAsiaTheme="minorEastAsia" w:hAnsi="Cambria Math"/>
            <w:lang w:val="en-US"/>
          </w:rPr>
          <m:t>N</m:t>
        </m:r>
        <m:sSubSup>
          <m:sSubSupPr>
            <m:ctrlPr>
              <w:rPr>
                <w:rFonts w:ascii="Cambria Math" w:eastAsiaTheme="minorEastAsia" w:hAnsi="Cambria Math"/>
                <w:i/>
                <w:lang w:val="en-US"/>
              </w:rPr>
            </m:ctrlPr>
          </m:sSubSupPr>
          <m:e>
            <m:r>
              <w:rPr>
                <w:rFonts w:ascii="Cambria Math" w:eastAsiaTheme="minorEastAsia" w:hAnsi="Cambria Math"/>
                <w:lang w:val="en-US"/>
              </w:rPr>
              <m:t>H</m:t>
            </m:r>
          </m:e>
          <m:sub>
            <m:r>
              <w:rPr>
                <w:rFonts w:ascii="Cambria Math" w:eastAsiaTheme="minorEastAsia" w:hAnsi="Cambria Math"/>
                <w:lang w:val="en-US"/>
              </w:rPr>
              <m:t>4</m:t>
            </m:r>
          </m:sub>
          <m:sup>
            <m:r>
              <w:rPr>
                <w:rFonts w:ascii="Cambria Math" w:eastAsiaTheme="minorEastAsia" w:hAnsi="Cambria Math"/>
                <w:lang w:val="en-US"/>
              </w:rPr>
              <m:t>+</m:t>
            </m:r>
          </m:sup>
        </m:sSubSup>
      </m:oMath>
      <w:r w:rsidRPr="00EC7010">
        <w:rPr>
          <w:rFonts w:eastAsiaTheme="minorEastAsia"/>
          <w:lang w:val="en-US"/>
        </w:rPr>
        <w:t xml:space="preserve"> entity are defined earlier in the text file (see Chapter </w:t>
      </w:r>
      <w:r w:rsidRPr="00EC7010">
        <w:rPr>
          <w:rFonts w:eastAsiaTheme="minorEastAsia"/>
          <w:lang w:val="en-US"/>
        </w:rPr>
        <w:fldChar w:fldCharType="begin"/>
      </w:r>
      <w:r w:rsidRPr="00EC7010">
        <w:rPr>
          <w:rFonts w:eastAsiaTheme="minorEastAsia"/>
          <w:lang w:val="en-US"/>
        </w:rPr>
        <w:instrText xml:space="preserve"> REF _Ref110083435 \r \h </w:instrText>
      </w:r>
      <w:r w:rsidRPr="00EC7010">
        <w:rPr>
          <w:rFonts w:eastAsiaTheme="minorEastAsia"/>
          <w:lang w:val="en-US"/>
        </w:rPr>
      </w:r>
      <w:r w:rsidR="00EC7010" w:rsidRPr="00EC7010">
        <w:rPr>
          <w:rFonts w:eastAsiaTheme="minorEastAsia"/>
          <w:lang w:val="en-US"/>
        </w:rPr>
        <w:instrText xml:space="preserve"> \* MERGEFORMAT </w:instrText>
      </w:r>
      <w:r w:rsidRPr="00EC7010">
        <w:rPr>
          <w:rFonts w:eastAsiaTheme="minorEastAsia"/>
          <w:lang w:val="en-US"/>
        </w:rPr>
        <w:fldChar w:fldCharType="separate"/>
      </w:r>
      <w:r w:rsidRPr="00EC7010">
        <w:rPr>
          <w:rFonts w:eastAsiaTheme="minorEastAsia"/>
          <w:lang w:val="en-US"/>
        </w:rPr>
        <w:t>4.4</w:t>
      </w:r>
      <w:r w:rsidRPr="00EC7010">
        <w:rPr>
          <w:rFonts w:eastAsiaTheme="minorEastAsia"/>
          <w:lang w:val="en-US"/>
        </w:rPr>
        <w:fldChar w:fldCharType="end"/>
      </w:r>
      <w:r w:rsidRPr="00EC7010">
        <w:rPr>
          <w:rFonts w:eastAsiaTheme="minorEastAsia"/>
          <w:lang w:val="en-US"/>
        </w:rPr>
        <w:t xml:space="preserve"> &amp; </w:t>
      </w:r>
      <w:r w:rsidRPr="00EC7010">
        <w:rPr>
          <w:rFonts w:eastAsiaTheme="minorEastAsia"/>
          <w:lang w:val="en-US"/>
        </w:rPr>
        <w:fldChar w:fldCharType="begin"/>
      </w:r>
      <w:r w:rsidRPr="00EC7010">
        <w:rPr>
          <w:rFonts w:eastAsiaTheme="minorEastAsia"/>
          <w:lang w:val="en-US"/>
        </w:rPr>
        <w:instrText xml:space="preserve"> REF _Ref110002117 \r \h </w:instrText>
      </w:r>
      <w:r w:rsidRPr="00EC7010">
        <w:rPr>
          <w:rFonts w:eastAsiaTheme="minorEastAsia"/>
          <w:lang w:val="en-US"/>
        </w:rPr>
      </w:r>
      <w:r w:rsidR="00EC7010" w:rsidRPr="00EC7010">
        <w:rPr>
          <w:rFonts w:eastAsiaTheme="minorEastAsia"/>
          <w:lang w:val="en-US"/>
        </w:rPr>
        <w:instrText xml:space="preserve"> \* MERGEFORMAT </w:instrText>
      </w:r>
      <w:r w:rsidRPr="00EC7010">
        <w:rPr>
          <w:rFonts w:eastAsiaTheme="minorEastAsia"/>
          <w:lang w:val="en-US"/>
        </w:rPr>
        <w:fldChar w:fldCharType="separate"/>
      </w:r>
      <w:r w:rsidRPr="00EC7010">
        <w:rPr>
          <w:rFonts w:eastAsiaTheme="minorEastAsia"/>
          <w:lang w:val="en-US"/>
        </w:rPr>
        <w:t>4.5</w:t>
      </w:r>
      <w:r w:rsidRPr="00EC7010">
        <w:rPr>
          <w:rFonts w:eastAsiaTheme="minorEastAsia"/>
          <w:lang w:val="en-US"/>
        </w:rPr>
        <w:fldChar w:fldCharType="end"/>
      </w:r>
      <w:r w:rsidRPr="00EC7010">
        <w:rPr>
          <w:rFonts w:eastAsiaTheme="minorEastAsia"/>
          <w:lang w:val="en-US"/>
        </w:rPr>
        <w:t xml:space="preserve">): </w:t>
      </w:r>
    </w:p>
    <w:p w14:paraId="75F3A4FF" w14:textId="120C3A22" w:rsidR="00180D20" w:rsidRPr="00EC7010" w:rsidRDefault="00180D20" w:rsidP="00180D20">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@species(NH4_ads, ads, 1) //add species to file and relate the species to phase ‘ads’</w:t>
      </w:r>
    </w:p>
    <w:p w14:paraId="46CA8797" w14:textId="62C07E5A" w:rsidR="00180D20" w:rsidRPr="00EC7010" w:rsidRDefault="00180D20" w:rsidP="00C23490">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en-US"/>
        </w:rPr>
      </w:pPr>
      <w:r w:rsidRPr="00EC7010">
        <w:rPr>
          <w:rFonts w:ascii="Consolas" w:hAnsi="Consolas" w:cs="Consolas"/>
          <w:sz w:val="17"/>
          <w:szCs w:val="17"/>
          <w:lang w:val="en-US"/>
        </w:rPr>
        <w:t>@logKreaction(NH4_ads, [Kd], 1, NH4+) //relate new species to NH4+ in solution</w:t>
      </w:r>
    </w:p>
    <w:p w14:paraId="6A462A4D" w14:textId="407EB7F2" w:rsidR="00180D20" w:rsidRPr="00EC7010" w:rsidRDefault="007D4CEE" w:rsidP="00180D20">
      <w:pPr>
        <w:rPr>
          <w:rFonts w:eastAsiaTheme="minorEastAsia"/>
        </w:rPr>
      </w:pPr>
      <w:r w:rsidRPr="00EC7010">
        <w:t xml:space="preserve">As </w:t>
      </w:r>
      <m:oMath>
        <m:r>
          <w:rPr>
            <w:rFonts w:ascii="Cambria Math" w:hAnsi="Cambria Math"/>
          </w:rPr>
          <m:t>n=1</m:t>
        </m:r>
      </m:oMath>
      <w:r w:rsidRPr="00EC7010">
        <w:rPr>
          <w:rFonts w:eastAsiaTheme="minorEastAsia"/>
        </w:rPr>
        <w:t xml:space="preserve">, both the mass-action and mass-balance coefficients are 1;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4,ads</m:t>
            </m:r>
          </m:sub>
          <m:sup>
            <m:r>
              <w:rPr>
                <w:rFonts w:ascii="Cambria Math" w:eastAsiaTheme="minorEastAsia" w:hAnsi="Cambria Math"/>
              </w:rPr>
              <m:t>+</m:t>
            </m:r>
          </m:sup>
        </m:sSubSup>
      </m:oMath>
      <w:r w:rsidRPr="00EC7010">
        <w:rPr>
          <w:rFonts w:eastAsiaTheme="minorEastAsia"/>
        </w:rPr>
        <w:t xml:space="preserve"> counts for 1 in the mass-balance of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sidRPr="00EC7010">
        <w:rPr>
          <w:rFonts w:eastAsiaTheme="minorEastAsia"/>
        </w:rPr>
        <w:t xml:space="preserve">. However, if a non-linear relation is found between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sidRPr="00EC7010">
        <w:rPr>
          <w:rFonts w:eastAsiaTheme="minorEastAsia"/>
        </w:rPr>
        <w:t xml:space="preserve"> and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4,ads</m:t>
            </m:r>
          </m:sub>
          <m:sup>
            <m:r>
              <w:rPr>
                <w:rFonts w:ascii="Cambria Math" w:eastAsiaTheme="minorEastAsia" w:hAnsi="Cambria Math"/>
              </w:rPr>
              <m:t>+</m:t>
            </m:r>
          </m:sup>
        </m:sSubSup>
      </m:oMath>
      <w:r w:rsidRPr="00EC7010">
        <w:rPr>
          <w:rFonts w:eastAsiaTheme="minorEastAsia"/>
        </w:rPr>
        <w:t xml:space="preserve">, a different mass-action coefficient can be used. For example, adopting </w:t>
      </w:r>
      <m:oMath>
        <m:r>
          <w:rPr>
            <w:rFonts w:ascii="Cambria Math" w:eastAsiaTheme="minorEastAsia" w:hAnsi="Cambria Math"/>
          </w:rPr>
          <m:t>n=0.8</m:t>
        </m:r>
      </m:oMath>
      <w:r w:rsidRPr="00EC7010">
        <w:rPr>
          <w:rFonts w:eastAsiaTheme="minorEastAsia"/>
        </w:rPr>
        <w:t xml:space="preserve"> leads to the following input.</w:t>
      </w:r>
    </w:p>
    <w:p w14:paraId="5B33FF87" w14:textId="77777777" w:rsidR="007D4CEE" w:rsidRPr="00EC7010" w:rsidRDefault="007D4CEE" w:rsidP="007D4CEE">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@species(NH4_ads, ads, 1) //add species to file and relate the species to phase ‘ads’</w:t>
      </w:r>
    </w:p>
    <w:p w14:paraId="74DEC238" w14:textId="71279F76" w:rsidR="007D4CEE" w:rsidRPr="00EC7010" w:rsidRDefault="007D4CEE" w:rsidP="007D4CEE">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@logKreaction(NH4_ads, [Kd], “0.8, 1”, NH4+) //relate new species to NH4+ in solution</w:t>
      </w:r>
    </w:p>
    <w:p w14:paraId="5863844C" w14:textId="0EE51302" w:rsidR="007D4CEE" w:rsidRPr="00EC7010" w:rsidRDefault="0043159D" w:rsidP="007D4CEE">
      <w:r w:rsidRPr="00EC7010">
        <w:t>Here</w:t>
      </w:r>
      <w:r w:rsidR="007D4CEE" w:rsidRPr="00EC7010">
        <w:t>, the “1” is replaced with “0.8, 1”, where 0.8 is the mass-action and 1 is the mass-balance coefficient.</w:t>
      </w:r>
    </w:p>
    <w:p w14:paraId="0516F2E5" w14:textId="77777777" w:rsidR="0043159D" w:rsidRPr="00EC7010" w:rsidRDefault="0043159D" w:rsidP="007D4CEE"/>
    <w:p w14:paraId="2EA6DDC1" w14:textId="6DD9629D" w:rsidR="0043159D" w:rsidRPr="00EC7010" w:rsidRDefault="00B876E9" w:rsidP="00CC4035">
      <w:pPr>
        <w:pStyle w:val="Heading2"/>
        <w:rPr>
          <w:sz w:val="32"/>
          <w:szCs w:val="32"/>
        </w:rPr>
      </w:pPr>
      <w:bookmarkStart w:id="143" w:name="_Ref110097109"/>
      <w:r w:rsidRPr="00EC7010">
        <w:lastRenderedPageBreak/>
        <w:t>Special case: custom</w:t>
      </w:r>
      <w:r w:rsidR="0043159D" w:rsidRPr="00EC7010">
        <w:t xml:space="preserve"> primary</w:t>
      </w:r>
      <w:r w:rsidRPr="00EC7010">
        <w:t xml:space="preserve"> </w:t>
      </w:r>
      <w:r w:rsidR="0043159D" w:rsidRPr="00EC7010">
        <w:t>entity</w:t>
      </w:r>
      <w:bookmarkEnd w:id="143"/>
    </w:p>
    <w:p w14:paraId="11110178" w14:textId="17958F1A" w:rsidR="00760CED" w:rsidRPr="00EC7010" w:rsidRDefault="0043159D" w:rsidP="0043159D">
      <w:pPr>
        <w:rPr>
          <w:rFonts w:eastAsiaTheme="minorEastAsia"/>
        </w:rPr>
      </w:pPr>
      <w:r w:rsidRPr="00EC7010">
        <w:t xml:space="preserve">In the previous chapter ‘NH4_ads’ is a user defined entity where its composition is based on the </w:t>
      </w:r>
      <w:proofErr w:type="spellStart"/>
      <w:r w:rsidRPr="00EC7010">
        <w:t>logKreaction</w:t>
      </w:r>
      <w:proofErr w:type="spellEnd"/>
      <w:r w:rsidRPr="00EC7010">
        <w:t>. In other words, ‘NH4_ads’ is an entity that is based on primary entities. However, the same method cannot be applied to defining custom primary entities; primary entities cannot be based on other primary entities</w:t>
      </w:r>
      <w:r w:rsidR="000736CA" w:rsidRPr="00EC7010">
        <w:t xml:space="preserve"> following a </w:t>
      </w:r>
      <w:proofErr w:type="spellStart"/>
      <w:r w:rsidR="000736CA" w:rsidRPr="00EC7010">
        <w:t>logKreaction</w:t>
      </w:r>
      <w:proofErr w:type="spellEnd"/>
      <w:r w:rsidRPr="00EC7010">
        <w:t>.</w:t>
      </w:r>
      <w:r w:rsidR="000736CA" w:rsidRPr="00EC7010">
        <w:t xml:space="preserve"> Let us consider a system where our main building blocks (primary entities) are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C</m:t>
        </m:r>
        <m:sSup>
          <m:sSupPr>
            <m:ctrlPr>
              <w:rPr>
                <w:rFonts w:ascii="Cambria Math" w:hAnsi="Cambria Math"/>
                <w:i/>
              </w:rPr>
            </m:ctrlPr>
          </m:sSupPr>
          <m:e>
            <m:r>
              <w:rPr>
                <w:rFonts w:ascii="Cambria Math" w:hAnsi="Cambria Math"/>
              </w:rPr>
              <m:t>a</m:t>
            </m:r>
          </m:e>
          <m:sup>
            <m:r>
              <w:rPr>
                <w:rFonts w:ascii="Cambria Math" w:hAnsi="Cambria Math"/>
              </w:rPr>
              <m:t>+2</m:t>
            </m:r>
          </m:sup>
        </m:sSup>
      </m:oMath>
      <w:r w:rsidR="000736CA" w:rsidRPr="00EC7010">
        <w:rPr>
          <w:rFonts w:eastAsiaTheme="minorEastAsia"/>
        </w:rPr>
        <w:t xml:space="preserve"> and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sidR="000736CA" w:rsidRPr="00EC7010">
        <w:rPr>
          <w:rFonts w:eastAsiaTheme="minorEastAsia"/>
        </w:rPr>
        <w:t>.</w:t>
      </w:r>
      <w:r w:rsidR="0079398F" w:rsidRPr="00EC7010">
        <w:rPr>
          <w:rFonts w:eastAsiaTheme="minorEastAsia"/>
        </w:rPr>
        <w:t xml:space="preserve"> </w:t>
      </w:r>
      <w:r w:rsidR="00DE6DC7" w:rsidRPr="00EC7010">
        <w:rPr>
          <w:rFonts w:eastAsiaTheme="minorEastAsia"/>
        </w:rPr>
        <w:t xml:space="preserve">Following section </w:t>
      </w:r>
      <w:r w:rsidR="00DE6DC7" w:rsidRPr="00EC7010">
        <w:rPr>
          <w:rFonts w:eastAsiaTheme="minorEastAsia"/>
        </w:rPr>
        <w:fldChar w:fldCharType="begin"/>
      </w:r>
      <w:r w:rsidR="00DE6DC7" w:rsidRPr="00EC7010">
        <w:rPr>
          <w:rFonts w:eastAsiaTheme="minorEastAsia"/>
        </w:rPr>
        <w:instrText xml:space="preserve"> REF _Ref110002117 \r \h </w:instrText>
      </w:r>
      <w:r w:rsidR="00DE6DC7" w:rsidRPr="00EC7010">
        <w:rPr>
          <w:rFonts w:eastAsiaTheme="minorEastAsia"/>
        </w:rPr>
      </w:r>
      <w:r w:rsidR="00EC7010" w:rsidRPr="00EC7010">
        <w:rPr>
          <w:rFonts w:eastAsiaTheme="minorEastAsia"/>
        </w:rPr>
        <w:instrText xml:space="preserve"> \* MERGEFORMAT </w:instrText>
      </w:r>
      <w:r w:rsidR="00DE6DC7" w:rsidRPr="00EC7010">
        <w:rPr>
          <w:rFonts w:eastAsiaTheme="minorEastAsia"/>
        </w:rPr>
        <w:fldChar w:fldCharType="separate"/>
      </w:r>
      <w:r w:rsidR="00DE6DC7" w:rsidRPr="00EC7010">
        <w:rPr>
          <w:rFonts w:eastAsiaTheme="minorEastAsia"/>
        </w:rPr>
        <w:t>4.5</w:t>
      </w:r>
      <w:r w:rsidR="00DE6DC7" w:rsidRPr="00EC7010">
        <w:rPr>
          <w:rFonts w:eastAsiaTheme="minorEastAsia"/>
        </w:rPr>
        <w:fldChar w:fldCharType="end"/>
      </w:r>
      <w:r w:rsidR="00DE6DC7" w:rsidRPr="00EC7010">
        <w:rPr>
          <w:rFonts w:eastAsiaTheme="minorEastAsia"/>
        </w:rPr>
        <w:t>, these are included following:</w:t>
      </w:r>
    </w:p>
    <w:p w14:paraId="1D5DDEF1" w14:textId="091DF776" w:rsidR="00DE6DC7" w:rsidRPr="00EC7010" w:rsidRDefault="00DE6DC7" w:rsidP="00DE6DC7">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@species(CO3-2, -2)</w:t>
      </w:r>
    </w:p>
    <w:p w14:paraId="5DAB1C71" w14:textId="042EA66D" w:rsidR="00DE6DC7" w:rsidRPr="00EC7010" w:rsidRDefault="00DE6DC7" w:rsidP="00DE6DC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@primary_entity(CO3-2, -9.0, tot, </w:t>
      </w:r>
      <w:r w:rsidR="002424AB" w:rsidRPr="00EC7010">
        <w:rPr>
          <w:rFonts w:ascii="Consolas" w:hAnsi="Consolas" w:cs="Consolas"/>
          <w:sz w:val="17"/>
          <w:szCs w:val="17"/>
          <w:lang w:val="en-US"/>
        </w:rPr>
        <w:t>1e-9</w:t>
      </w:r>
      <w:r w:rsidRPr="00EC7010">
        <w:rPr>
          <w:rFonts w:ascii="Consolas" w:hAnsi="Consolas" w:cs="Consolas"/>
          <w:sz w:val="17"/>
          <w:szCs w:val="17"/>
          <w:lang w:val="en-US"/>
        </w:rPr>
        <w:t>)</w:t>
      </w:r>
    </w:p>
    <w:p w14:paraId="6D91F7C6" w14:textId="3FE5C7B5" w:rsidR="00DE6DC7" w:rsidRPr="00EC7010" w:rsidRDefault="00DE6DC7" w:rsidP="00DE6DC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@species(Ca+2, 2)</w:t>
      </w:r>
    </w:p>
    <w:p w14:paraId="58992131" w14:textId="7C982900" w:rsidR="00DE6DC7" w:rsidRPr="00EC7010" w:rsidRDefault="00DE6DC7" w:rsidP="00DE6DC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 xml:space="preserve">@primary_entity(Ca+2, -9.0, tot, </w:t>
      </w:r>
      <w:r w:rsidR="002424AB" w:rsidRPr="00EC7010">
        <w:rPr>
          <w:rFonts w:ascii="Consolas" w:hAnsi="Consolas" w:cs="Consolas"/>
          <w:sz w:val="17"/>
          <w:szCs w:val="17"/>
          <w:lang w:val="nl-NL"/>
        </w:rPr>
        <w:t>1e-9</w:t>
      </w:r>
      <w:r w:rsidRPr="00EC7010">
        <w:rPr>
          <w:rFonts w:ascii="Consolas" w:hAnsi="Consolas" w:cs="Consolas"/>
          <w:sz w:val="17"/>
          <w:szCs w:val="17"/>
          <w:lang w:val="nl-NL"/>
        </w:rPr>
        <w:t>)</w:t>
      </w:r>
    </w:p>
    <w:p w14:paraId="50E67BF4" w14:textId="31B0D8D9" w:rsidR="00DE6DC7" w:rsidRPr="00EC7010" w:rsidRDefault="00DE6DC7" w:rsidP="00DE6DC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nl-NL"/>
        </w:rPr>
      </w:pPr>
      <w:r w:rsidRPr="00EC7010">
        <w:rPr>
          <w:rFonts w:ascii="Consolas" w:hAnsi="Consolas" w:cs="Consolas"/>
          <w:sz w:val="17"/>
          <w:szCs w:val="17"/>
          <w:lang w:val="nl-NL"/>
        </w:rPr>
        <w:t>@species(NH4+, 1)</w:t>
      </w:r>
    </w:p>
    <w:p w14:paraId="687BBD58" w14:textId="72FE2AFC" w:rsidR="00DE6DC7" w:rsidRPr="00EC7010" w:rsidRDefault="00DE6DC7" w:rsidP="00C23490">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nl-NL"/>
        </w:rPr>
      </w:pPr>
      <w:r w:rsidRPr="00EC7010">
        <w:rPr>
          <w:rFonts w:ascii="Consolas" w:hAnsi="Consolas" w:cs="Consolas"/>
          <w:sz w:val="17"/>
          <w:szCs w:val="17"/>
          <w:lang w:val="nl-NL"/>
        </w:rPr>
        <w:t xml:space="preserve">@primary_entity(NH4+, -9.0, tot, </w:t>
      </w:r>
      <w:r w:rsidR="002424AB" w:rsidRPr="00EC7010">
        <w:rPr>
          <w:rFonts w:ascii="Consolas" w:hAnsi="Consolas" w:cs="Consolas"/>
          <w:sz w:val="17"/>
          <w:szCs w:val="17"/>
          <w:lang w:val="nl-NL"/>
        </w:rPr>
        <w:t>1e-9</w:t>
      </w:r>
      <w:r w:rsidRPr="00EC7010">
        <w:rPr>
          <w:rFonts w:ascii="Consolas" w:hAnsi="Consolas" w:cs="Consolas"/>
          <w:sz w:val="17"/>
          <w:szCs w:val="17"/>
          <w:lang w:val="nl-NL"/>
        </w:rPr>
        <w:t>)</w:t>
      </w:r>
    </w:p>
    <w:p w14:paraId="3D766EEF" w14:textId="77C065D4" w:rsidR="00DE6DC7" w:rsidRPr="00EC7010" w:rsidRDefault="002424AB" w:rsidP="0043159D">
      <w:r w:rsidRPr="00EC7010">
        <w:t>W</w:t>
      </w:r>
      <w:r w:rsidR="00DE6DC7" w:rsidRPr="00EC7010">
        <w:t xml:space="preserve">e also want to include a custom </w:t>
      </w:r>
      <w:r w:rsidRPr="00EC7010">
        <w:t>compound</w:t>
      </w:r>
      <w:r w:rsidR="00DE6DC7" w:rsidRPr="00EC7010">
        <w:t xml:space="preserve"> called ‘</w:t>
      </w:r>
      <w:proofErr w:type="spellStart"/>
      <w:r w:rsidR="00DE6DC7" w:rsidRPr="00EC7010">
        <w:t>tutorial_</w:t>
      </w:r>
      <w:r w:rsidRPr="00EC7010">
        <w:t>compound</w:t>
      </w:r>
      <w:proofErr w:type="spellEnd"/>
      <w:r w:rsidR="00DE6DC7" w:rsidRPr="00EC7010">
        <w:t xml:space="preserve">’ </w:t>
      </w:r>
      <w:r w:rsidRPr="00EC7010">
        <w:t xml:space="preserve">with a composition </w:t>
      </w:r>
      <m:oMath>
        <m:r>
          <w:rPr>
            <w:rFonts w:ascii="Cambria Math" w:hAnsi="Cambria Math"/>
          </w:rPr>
          <m:t>Ca</m:t>
        </m:r>
        <m:sSub>
          <m:sSubPr>
            <m:ctrlPr>
              <w:rPr>
                <w:rFonts w:ascii="Cambria Math" w:hAnsi="Cambria Math"/>
                <w:i/>
              </w:rPr>
            </m:ctrlPr>
          </m:sSubPr>
          <m:e>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3</m:t>
                    </m:r>
                  </m:sub>
                </m:sSub>
              </m:e>
            </m:d>
          </m:e>
          <m:sub>
            <m:r>
              <w:rPr>
                <w:rFonts w:ascii="Cambria Math" w:hAnsi="Cambria Math"/>
              </w:rPr>
              <m:t>2</m:t>
            </m:r>
          </m:sub>
        </m:sSub>
        <m:r>
          <w:rPr>
            <w:rFonts w:ascii="Cambria Math" w:hAnsi="Cambria Math"/>
          </w:rPr>
          <m:t>N</m:t>
        </m:r>
        <m:sSub>
          <m:sSubPr>
            <m:ctrlPr>
              <w:rPr>
                <w:rFonts w:ascii="Cambria Math" w:hAnsi="Cambria Math"/>
                <w:i/>
              </w:rPr>
            </m:ctrlPr>
          </m:sSubPr>
          <m:e>
            <m:r>
              <w:rPr>
                <w:rFonts w:ascii="Cambria Math" w:hAnsi="Cambria Math"/>
              </w:rPr>
              <m:t>H</m:t>
            </m:r>
          </m:e>
          <m:sub>
            <m:r>
              <w:rPr>
                <w:rFonts w:ascii="Cambria Math" w:hAnsi="Cambria Math"/>
              </w:rPr>
              <m:t>4</m:t>
            </m:r>
          </m:sub>
        </m:sSub>
      </m:oMath>
      <w:r w:rsidRPr="00EC7010">
        <w:rPr>
          <w:rFonts w:eastAsiaTheme="minorEastAsia"/>
        </w:rPr>
        <w:t xml:space="preserve"> </w:t>
      </w:r>
      <w:r w:rsidR="00DE6DC7" w:rsidRPr="00EC7010">
        <w:t>as a</w:t>
      </w:r>
      <w:r w:rsidRPr="00EC7010">
        <w:t xml:space="preserve"> primary</w:t>
      </w:r>
      <w:r w:rsidR="00DE6DC7" w:rsidRPr="00EC7010">
        <w:t xml:space="preserve"> entity:</w:t>
      </w:r>
    </w:p>
    <w:p w14:paraId="038A96B4" w14:textId="03AFE610" w:rsidR="00DE6DC7" w:rsidRPr="00EC7010" w:rsidRDefault="00DE6DC7" w:rsidP="002424AB">
      <w:pPr>
        <w:pStyle w:val="HTMLPreformatted"/>
        <w:pBdr>
          <w:top w:val="single" w:sz="6" w:space="2" w:color="888888"/>
          <w:left w:val="single" w:sz="6" w:space="2" w:color="888888"/>
          <w:bottom w:val="single" w:sz="6" w:space="2" w:color="888888"/>
          <w:right w:val="single" w:sz="6" w:space="2" w:color="888888"/>
        </w:pBdr>
        <w:spacing w:before="120"/>
        <w:rPr>
          <w:rFonts w:ascii="Consolas" w:hAnsi="Consolas" w:cs="Consolas"/>
          <w:sz w:val="17"/>
          <w:szCs w:val="17"/>
          <w:lang w:val="en-US"/>
        </w:rPr>
      </w:pPr>
      <w:r w:rsidRPr="00EC7010">
        <w:rPr>
          <w:rFonts w:ascii="Consolas" w:hAnsi="Consolas" w:cs="Consolas"/>
          <w:sz w:val="17"/>
          <w:szCs w:val="17"/>
          <w:lang w:val="en-US"/>
        </w:rPr>
        <w:t>@</w:t>
      </w:r>
      <w:r w:rsidR="002424AB" w:rsidRPr="00EC7010">
        <w:rPr>
          <w:rFonts w:ascii="Consolas" w:hAnsi="Consolas" w:cs="Consolas"/>
          <w:sz w:val="17"/>
          <w:szCs w:val="17"/>
          <w:lang w:val="en-US"/>
        </w:rPr>
        <w:t>entity</w:t>
      </w:r>
      <w:r w:rsidRPr="00EC7010">
        <w:rPr>
          <w:rFonts w:ascii="Consolas" w:hAnsi="Consolas" w:cs="Consolas"/>
          <w:sz w:val="17"/>
          <w:szCs w:val="17"/>
          <w:lang w:val="en-US"/>
        </w:rPr>
        <w:t>(tutorial_</w:t>
      </w:r>
      <w:r w:rsidR="002424AB" w:rsidRPr="00EC7010">
        <w:rPr>
          <w:rFonts w:ascii="Consolas" w:hAnsi="Consolas" w:cs="Consolas"/>
          <w:sz w:val="17"/>
          <w:szCs w:val="17"/>
          <w:lang w:val="en-US"/>
        </w:rPr>
        <w:t>compound</w:t>
      </w:r>
      <w:r w:rsidRPr="00EC7010">
        <w:rPr>
          <w:rFonts w:ascii="Consolas" w:hAnsi="Consolas" w:cs="Consolas"/>
          <w:sz w:val="17"/>
          <w:szCs w:val="17"/>
          <w:lang w:val="en-US"/>
        </w:rPr>
        <w:t xml:space="preserve">, </w:t>
      </w:r>
      <w:r w:rsidR="002424AB" w:rsidRPr="00EC7010">
        <w:rPr>
          <w:rFonts w:ascii="Consolas" w:hAnsi="Consolas" w:cs="Consolas"/>
          <w:sz w:val="17"/>
          <w:szCs w:val="17"/>
          <w:lang w:val="en-US"/>
        </w:rPr>
        <w:t>tot</w:t>
      </w:r>
      <w:r w:rsidRPr="00EC7010">
        <w:rPr>
          <w:rFonts w:ascii="Consolas" w:hAnsi="Consolas" w:cs="Consolas"/>
          <w:sz w:val="17"/>
          <w:szCs w:val="17"/>
          <w:lang w:val="en-US"/>
        </w:rPr>
        <w:t xml:space="preserve">, 1) //add </w:t>
      </w:r>
      <w:r w:rsidR="002424AB" w:rsidRPr="00EC7010">
        <w:rPr>
          <w:rFonts w:ascii="Consolas" w:hAnsi="Consolas" w:cs="Consolas"/>
          <w:sz w:val="17"/>
          <w:szCs w:val="17"/>
          <w:lang w:val="en-US"/>
        </w:rPr>
        <w:t>new mineral as entity</w:t>
      </w:r>
    </w:p>
    <w:p w14:paraId="0E19995B" w14:textId="0DDC7EFD" w:rsidR="002424AB" w:rsidRPr="00EC7010" w:rsidRDefault="002424AB" w:rsidP="00C23490">
      <w:pPr>
        <w:pStyle w:val="HTMLPreformatted"/>
        <w:pBdr>
          <w:top w:val="single" w:sz="6" w:space="2" w:color="888888"/>
          <w:left w:val="single" w:sz="6" w:space="2" w:color="888888"/>
          <w:bottom w:val="single" w:sz="6" w:space="2" w:color="888888"/>
          <w:right w:val="single" w:sz="6" w:space="2" w:color="888888"/>
        </w:pBdr>
        <w:spacing w:after="120"/>
        <w:rPr>
          <w:rFonts w:ascii="Consolas" w:hAnsi="Consolas" w:cs="Consolas"/>
          <w:sz w:val="17"/>
          <w:szCs w:val="17"/>
          <w:lang w:val="en-US"/>
        </w:rPr>
      </w:pPr>
      <w:r w:rsidRPr="00EC7010">
        <w:rPr>
          <w:rFonts w:ascii="Consolas" w:hAnsi="Consolas" w:cs="Consolas"/>
          <w:sz w:val="17"/>
          <w:szCs w:val="17"/>
          <w:lang w:val="en-US"/>
        </w:rPr>
        <w:t>@primary_entity(tutorial_compound, -9.0, tot, 1e-9) // set as primary entity</w:t>
      </w:r>
    </w:p>
    <w:p w14:paraId="2A5E07CE" w14:textId="77777777" w:rsidR="00200A99" w:rsidRPr="00EC7010" w:rsidRDefault="002424AB" w:rsidP="0043159D">
      <w:r w:rsidRPr="00EC7010">
        <w:t xml:space="preserve">While we have successfully added the compound as a primary entity, ORCHESTRA does not know the composition of the compound (as we have not specified this anywhere!). </w:t>
      </w:r>
      <w:r w:rsidR="00200A99" w:rsidRPr="00EC7010">
        <w:t>The following setup, however, allows us to specify its composition in a separate line:</w:t>
      </w:r>
    </w:p>
    <w:p w14:paraId="59686B06" w14:textId="4F25F516" w:rsidR="00200A99" w:rsidRPr="00EC7010" w:rsidRDefault="00200A99" w:rsidP="00200A99">
      <w:pPr>
        <w:pStyle w:val="ListParagraph"/>
        <w:numPr>
          <w:ilvl w:val="0"/>
          <w:numId w:val="37"/>
        </w:numPr>
        <w:rPr>
          <w:sz w:val="20"/>
          <w:szCs w:val="20"/>
        </w:rPr>
      </w:pPr>
      <w:r w:rsidRPr="00EC7010">
        <w:rPr>
          <w:sz w:val="20"/>
          <w:szCs w:val="20"/>
        </w:rPr>
        <w:t>Open a new text file</w:t>
      </w:r>
      <w:r w:rsidR="00E62548" w:rsidRPr="00EC7010">
        <w:rPr>
          <w:sz w:val="20"/>
          <w:szCs w:val="20"/>
        </w:rPr>
        <w:t>.</w:t>
      </w:r>
    </w:p>
    <w:p w14:paraId="3485A5A7" w14:textId="58AE27E0" w:rsidR="00200A99" w:rsidRPr="00EC7010" w:rsidRDefault="00200A99" w:rsidP="00200A99">
      <w:pPr>
        <w:pStyle w:val="ListParagraph"/>
        <w:numPr>
          <w:ilvl w:val="0"/>
          <w:numId w:val="37"/>
        </w:numPr>
        <w:rPr>
          <w:sz w:val="20"/>
          <w:szCs w:val="20"/>
        </w:rPr>
      </w:pPr>
      <w:r w:rsidRPr="00EC7010">
        <w:rPr>
          <w:sz w:val="20"/>
          <w:szCs w:val="20"/>
        </w:rPr>
        <w:t>Add the following lines:</w:t>
      </w:r>
    </w:p>
    <w:p w14:paraId="0D13FD06"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@class: composition(name, c1, n1){</w:t>
      </w:r>
    </w:p>
    <w:p w14:paraId="52DE7505"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 xml:space="preserve">   @link(&lt;name&gt;, &lt;n1&gt;, 0, &lt;c1&gt;)</w:t>
      </w:r>
    </w:p>
    <w:p w14:paraId="3B3C103E"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w:t>
      </w:r>
    </w:p>
    <w:p w14:paraId="0A47E2AF"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p>
    <w:p w14:paraId="02D003FB"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@class: composition(name, c1, n1, c2, n2){</w:t>
      </w:r>
    </w:p>
    <w:p w14:paraId="013574B3"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 xml:space="preserve">   @link(&lt;name&gt;, &lt;n1&gt;, 0, &lt;c1&gt;)</w:t>
      </w:r>
    </w:p>
    <w:p w14:paraId="7ACAB990"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 xml:space="preserve">   @link(&lt;name&gt;, &lt;n2&gt;, 0, &lt;c2&gt;)</w:t>
      </w:r>
    </w:p>
    <w:p w14:paraId="4E3DC58A"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w:t>
      </w:r>
    </w:p>
    <w:p w14:paraId="32D00C16"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p>
    <w:p w14:paraId="726C705F"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@class: composition(name, c1, n1, c2, n2, c3, n3){</w:t>
      </w:r>
    </w:p>
    <w:p w14:paraId="451FD82F"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en-US"/>
        </w:rPr>
        <w:t xml:space="preserve">   </w:t>
      </w:r>
      <w:r w:rsidRPr="00EC7010">
        <w:rPr>
          <w:rFonts w:ascii="Consolas" w:hAnsi="Consolas" w:cs="Consolas"/>
          <w:sz w:val="17"/>
          <w:szCs w:val="17"/>
          <w:lang w:val="nl-NL"/>
        </w:rPr>
        <w:t>@link(&lt;name&gt;, &lt;n1&gt;, 0, &lt;c1&gt;)</w:t>
      </w:r>
    </w:p>
    <w:p w14:paraId="71B55DA9"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nl-NL"/>
        </w:rPr>
        <w:t xml:space="preserve">   @link(&lt;name&gt;, &lt;n2&gt;, 0, &lt;c2&gt;)</w:t>
      </w:r>
    </w:p>
    <w:p w14:paraId="55D70D63"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nl-NL"/>
        </w:rPr>
        <w:t xml:space="preserve">   @link(&lt;name&gt;, &lt;n3&gt;, 0, &lt;c3&gt;)</w:t>
      </w:r>
    </w:p>
    <w:p w14:paraId="36296582"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nl-NL"/>
        </w:rPr>
        <w:t>}</w:t>
      </w:r>
    </w:p>
    <w:p w14:paraId="6D27FE32"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p>
    <w:p w14:paraId="324FB96E"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nl-NL"/>
        </w:rPr>
        <w:t xml:space="preserve">@class: </w:t>
      </w:r>
      <w:proofErr w:type="spellStart"/>
      <w:r w:rsidRPr="00EC7010">
        <w:rPr>
          <w:rFonts w:ascii="Consolas" w:hAnsi="Consolas" w:cs="Consolas"/>
          <w:sz w:val="17"/>
          <w:szCs w:val="17"/>
          <w:lang w:val="nl-NL"/>
        </w:rPr>
        <w:t>composition</w:t>
      </w:r>
      <w:proofErr w:type="spellEnd"/>
      <w:r w:rsidRPr="00EC7010">
        <w:rPr>
          <w:rFonts w:ascii="Consolas" w:hAnsi="Consolas" w:cs="Consolas"/>
          <w:sz w:val="17"/>
          <w:szCs w:val="17"/>
          <w:lang w:val="nl-NL"/>
        </w:rPr>
        <w:t>(name, c1, n1, c2, n2, c3, n3, c4, n4){</w:t>
      </w:r>
    </w:p>
    <w:p w14:paraId="37896EC7"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nl-NL"/>
        </w:rPr>
        <w:t xml:space="preserve">  @link(&lt;name&gt;, &lt;n1&gt;, 0, &lt;c1&gt;)</w:t>
      </w:r>
    </w:p>
    <w:p w14:paraId="2E6B9C84"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nl-NL"/>
        </w:rPr>
        <w:t xml:space="preserve">   @link(&lt;name&gt;, &lt;n2&gt;, 0, &lt;c2&gt;)</w:t>
      </w:r>
    </w:p>
    <w:p w14:paraId="71602DB8"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nl-NL"/>
        </w:rPr>
        <w:t xml:space="preserve">   @link(&lt;name&gt;, &lt;n3&gt;, 0, &lt;c3&gt;)</w:t>
      </w:r>
    </w:p>
    <w:p w14:paraId="11C6EDC6"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nl-NL"/>
        </w:rPr>
      </w:pPr>
      <w:r w:rsidRPr="00EC7010">
        <w:rPr>
          <w:rFonts w:ascii="Consolas" w:hAnsi="Consolas" w:cs="Consolas"/>
          <w:sz w:val="17"/>
          <w:szCs w:val="17"/>
          <w:lang w:val="nl-NL"/>
        </w:rPr>
        <w:t xml:space="preserve">   @link(&lt;name&gt;, &lt;n4&gt;, 0, &lt;c4&gt;)</w:t>
      </w:r>
    </w:p>
    <w:p w14:paraId="179C7736" w14:textId="77777777" w:rsidR="00200A99" w:rsidRPr="00EC7010" w:rsidRDefault="00200A99" w:rsidP="00200A9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w:t>
      </w:r>
    </w:p>
    <w:p w14:paraId="7581BBF1" w14:textId="77777777" w:rsidR="00200A99" w:rsidRPr="00EC7010" w:rsidRDefault="00200A99" w:rsidP="00200A99"/>
    <w:p w14:paraId="69AD0725" w14:textId="3082A201" w:rsidR="00200A99" w:rsidRPr="00EC7010" w:rsidRDefault="00200A99" w:rsidP="00200A99">
      <w:pPr>
        <w:pStyle w:val="ListParagraph"/>
        <w:numPr>
          <w:ilvl w:val="0"/>
          <w:numId w:val="37"/>
        </w:numPr>
        <w:rPr>
          <w:sz w:val="20"/>
          <w:szCs w:val="20"/>
        </w:rPr>
      </w:pPr>
      <w:r w:rsidRPr="00EC7010">
        <w:rPr>
          <w:sz w:val="20"/>
          <w:szCs w:val="20"/>
        </w:rPr>
        <w:t xml:space="preserve">Save the file </w:t>
      </w:r>
      <w:r w:rsidR="00C23490" w:rsidRPr="00EC7010">
        <w:rPr>
          <w:sz w:val="20"/>
          <w:szCs w:val="20"/>
        </w:rPr>
        <w:t xml:space="preserve">in the ORCHESTRA directory </w:t>
      </w:r>
      <w:r w:rsidRPr="00EC7010">
        <w:rPr>
          <w:sz w:val="20"/>
          <w:szCs w:val="20"/>
        </w:rPr>
        <w:t>and give it an appropriate name (here: ‘kinetics_db</w:t>
      </w:r>
      <w:r w:rsidR="00A645F9" w:rsidRPr="00EC7010">
        <w:rPr>
          <w:sz w:val="20"/>
          <w:szCs w:val="20"/>
        </w:rPr>
        <w:t>.txt</w:t>
      </w:r>
      <w:r w:rsidRPr="00EC7010">
        <w:rPr>
          <w:sz w:val="20"/>
          <w:szCs w:val="20"/>
        </w:rPr>
        <w:t>’)</w:t>
      </w:r>
      <w:r w:rsidR="00E62548" w:rsidRPr="00EC7010">
        <w:rPr>
          <w:sz w:val="20"/>
          <w:szCs w:val="20"/>
        </w:rPr>
        <w:t>.</w:t>
      </w:r>
    </w:p>
    <w:p w14:paraId="2DDB1C51" w14:textId="5F9FA060" w:rsidR="00A645F9" w:rsidRPr="00EC7010" w:rsidRDefault="00E62548" w:rsidP="00A645F9">
      <w:pPr>
        <w:pStyle w:val="ListParagraph"/>
        <w:numPr>
          <w:ilvl w:val="0"/>
          <w:numId w:val="37"/>
        </w:numPr>
        <w:rPr>
          <w:sz w:val="20"/>
          <w:szCs w:val="20"/>
        </w:rPr>
      </w:pPr>
      <w:r w:rsidRPr="00EC7010">
        <w:rPr>
          <w:sz w:val="20"/>
          <w:szCs w:val="20"/>
        </w:rPr>
        <w:t>Include the file with the ‘@</w:t>
      </w:r>
      <w:r w:rsidR="00A645F9" w:rsidRPr="00EC7010">
        <w:rPr>
          <w:sz w:val="20"/>
          <w:szCs w:val="20"/>
        </w:rPr>
        <w:t>scan</w:t>
      </w:r>
      <w:r w:rsidRPr="00EC7010">
        <w:rPr>
          <w:sz w:val="20"/>
          <w:szCs w:val="20"/>
        </w:rPr>
        <w:t xml:space="preserve"> command as described in Section</w:t>
      </w:r>
      <w:r w:rsidR="00A645F9" w:rsidRPr="00EC7010">
        <w:rPr>
          <w:sz w:val="20"/>
          <w:szCs w:val="20"/>
        </w:rPr>
        <w:t xml:space="preserve"> </w:t>
      </w:r>
      <w:r w:rsidR="00A645F9" w:rsidRPr="00EC7010">
        <w:rPr>
          <w:sz w:val="20"/>
          <w:szCs w:val="20"/>
        </w:rPr>
        <w:fldChar w:fldCharType="begin"/>
      </w:r>
      <w:r w:rsidR="00A645F9" w:rsidRPr="00EC7010">
        <w:rPr>
          <w:sz w:val="20"/>
          <w:szCs w:val="20"/>
        </w:rPr>
        <w:instrText xml:space="preserve"> REF _Ref110001927 \r \h </w:instrText>
      </w:r>
      <w:r w:rsidR="00A645F9" w:rsidRPr="00EC7010">
        <w:rPr>
          <w:sz w:val="20"/>
          <w:szCs w:val="20"/>
        </w:rPr>
      </w:r>
      <w:r w:rsidR="00EC7010" w:rsidRPr="00EC7010">
        <w:rPr>
          <w:sz w:val="20"/>
          <w:szCs w:val="20"/>
        </w:rPr>
        <w:instrText xml:space="preserve"> \* MERGEFORMAT </w:instrText>
      </w:r>
      <w:r w:rsidR="00A645F9" w:rsidRPr="00EC7010">
        <w:rPr>
          <w:sz w:val="20"/>
          <w:szCs w:val="20"/>
        </w:rPr>
        <w:fldChar w:fldCharType="separate"/>
      </w:r>
      <w:r w:rsidR="00A645F9" w:rsidRPr="00EC7010">
        <w:rPr>
          <w:sz w:val="20"/>
          <w:szCs w:val="20"/>
        </w:rPr>
        <w:t>4.3</w:t>
      </w:r>
      <w:r w:rsidR="00A645F9" w:rsidRPr="00EC7010">
        <w:rPr>
          <w:sz w:val="20"/>
          <w:szCs w:val="20"/>
        </w:rPr>
        <w:fldChar w:fldCharType="end"/>
      </w:r>
      <w:r w:rsidRPr="00EC7010">
        <w:rPr>
          <w:sz w:val="20"/>
          <w:szCs w:val="20"/>
        </w:rPr>
        <w:t>.</w:t>
      </w:r>
    </w:p>
    <w:p w14:paraId="30D1EF37" w14:textId="77777777" w:rsidR="00A645F9" w:rsidRPr="00EC7010" w:rsidRDefault="00A645F9" w:rsidP="00A645F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 extra text 0 *****</w:t>
      </w:r>
    </w:p>
    <w:p w14:paraId="2F6E8053" w14:textId="77777777" w:rsidR="00A645F9" w:rsidRPr="00EC7010" w:rsidRDefault="00A645F9" w:rsidP="00A645F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@class: extra_text_0(){</w:t>
      </w:r>
    </w:p>
    <w:p w14:paraId="5796214B" w14:textId="77777777" w:rsidR="00A645F9" w:rsidRPr="00EC7010" w:rsidRDefault="00A645F9" w:rsidP="00A645F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ab/>
        <w:t>@stop:</w:t>
      </w:r>
    </w:p>
    <w:p w14:paraId="480FAD25" w14:textId="77777777" w:rsidR="00A645F9" w:rsidRPr="00EC7010" w:rsidRDefault="00A645F9" w:rsidP="00A645F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ab/>
        <w:t>@scan: objects2022.txt</w:t>
      </w:r>
    </w:p>
    <w:p w14:paraId="0FCBCB2B" w14:textId="0BDDBB0C" w:rsidR="00A645F9" w:rsidRPr="00EC7010" w:rsidRDefault="00A645F9" w:rsidP="00A645F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ab/>
        <w:t>@scan: kinetics_db.txt</w:t>
      </w:r>
    </w:p>
    <w:p w14:paraId="25D6B74A" w14:textId="77E7B9B2" w:rsidR="00A645F9" w:rsidRPr="00EC7010" w:rsidRDefault="00A645F9" w:rsidP="00A645F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w:t>
      </w:r>
    </w:p>
    <w:p w14:paraId="3F4C9472" w14:textId="77777777" w:rsidR="00A645F9" w:rsidRPr="00EC7010" w:rsidRDefault="00A645F9" w:rsidP="00A645F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@extra_text_0()</w:t>
      </w:r>
    </w:p>
    <w:p w14:paraId="42A07F59" w14:textId="4142EB60" w:rsidR="00A645F9" w:rsidRPr="00EC7010" w:rsidRDefault="00A645F9" w:rsidP="00A645F9">
      <w:pPr>
        <w:pStyle w:val="HTMLPreformatted"/>
        <w:pBdr>
          <w:top w:val="single" w:sz="6" w:space="2" w:color="888888"/>
          <w:left w:val="single" w:sz="6" w:space="2" w:color="888888"/>
          <w:bottom w:val="single" w:sz="6" w:space="2" w:color="888888"/>
          <w:right w:val="single" w:sz="6" w:space="2" w:color="888888"/>
        </w:pBdr>
        <w:ind w:left="360"/>
        <w:rPr>
          <w:rFonts w:ascii="Consolas" w:hAnsi="Consolas" w:cs="Consolas"/>
          <w:sz w:val="17"/>
          <w:szCs w:val="17"/>
          <w:lang w:val="en-US"/>
        </w:rPr>
      </w:pPr>
      <w:r w:rsidRPr="00EC7010">
        <w:rPr>
          <w:rFonts w:ascii="Consolas" w:hAnsi="Consolas" w:cs="Consolas"/>
          <w:sz w:val="17"/>
          <w:szCs w:val="17"/>
          <w:lang w:val="en-US"/>
        </w:rPr>
        <w:t>//******** end of extra text 0 *****</w:t>
      </w:r>
    </w:p>
    <w:p w14:paraId="2EB0A9C2" w14:textId="77777777" w:rsidR="00A645F9" w:rsidRPr="00EC7010" w:rsidRDefault="00A645F9" w:rsidP="00A645F9">
      <w:pPr>
        <w:rPr>
          <w:szCs w:val="20"/>
        </w:rPr>
      </w:pPr>
    </w:p>
    <w:p w14:paraId="7FFEF3FC" w14:textId="6AA5BCA6" w:rsidR="00006938" w:rsidRPr="00EC7010" w:rsidRDefault="00006938" w:rsidP="00006938">
      <w:r w:rsidRPr="00EC7010">
        <w:t>With the previous steps, a function called ‘@composition’ is formulated that allows the user to define a composition for a given entity. The ‘@composition’ command is used in the extra text section below the primary entity section:</w:t>
      </w:r>
    </w:p>
    <w:p w14:paraId="73430E88" w14:textId="6E917CA0" w:rsidR="00006938" w:rsidRPr="00EC7010" w:rsidRDefault="00006938" w:rsidP="00006938"/>
    <w:p w14:paraId="26F765D9" w14:textId="77827FC5" w:rsidR="00006938" w:rsidRPr="00EC7010" w:rsidRDefault="00006938" w:rsidP="00006938">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lastRenderedPageBreak/>
        <w:t>//******** Extra text 2a *****</w:t>
      </w:r>
    </w:p>
    <w:p w14:paraId="646C9E6D" w14:textId="79A6C15D" w:rsidR="00006938" w:rsidRPr="00EC7010" w:rsidRDefault="00006938" w:rsidP="00006938">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@class: extra_text_2a(){</w:t>
      </w:r>
    </w:p>
    <w:p w14:paraId="0D54F7B6" w14:textId="1B275F1A" w:rsidR="00006938" w:rsidRPr="00EC7010" w:rsidRDefault="00006938" w:rsidP="00006938">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ab/>
        <w:t>@composition(tutorial_compound, 1.0, Ca+2, 2.0, CO3-2, 1.0, NH4+)</w:t>
      </w:r>
    </w:p>
    <w:p w14:paraId="50781EEB" w14:textId="2B46F93C" w:rsidR="00006938" w:rsidRPr="00EC7010" w:rsidRDefault="00006938" w:rsidP="00006938">
      <w:pPr>
        <w:pStyle w:val="HTMLPreformatted"/>
        <w:pBdr>
          <w:top w:val="single" w:sz="6" w:space="2" w:color="888888"/>
          <w:left w:val="single" w:sz="6" w:space="2" w:color="888888"/>
          <w:bottom w:val="single" w:sz="6" w:space="2" w:color="888888"/>
          <w:right w:val="single" w:sz="6" w:space="2" w:color="888888"/>
        </w:pBdr>
        <w:ind w:left="720"/>
        <w:rPr>
          <w:rFonts w:ascii="Consolas" w:hAnsi="Consolas" w:cs="Consolas"/>
          <w:sz w:val="17"/>
          <w:szCs w:val="17"/>
          <w:lang w:val="en-US"/>
        </w:rPr>
      </w:pPr>
      <w:r w:rsidRPr="00EC7010">
        <w:rPr>
          <w:rFonts w:ascii="Consolas" w:hAnsi="Consolas" w:cs="Consolas"/>
          <w:sz w:val="17"/>
          <w:szCs w:val="17"/>
          <w:lang w:val="en-US"/>
        </w:rPr>
        <w:t>}</w:t>
      </w:r>
    </w:p>
    <w:p w14:paraId="0BEC3600" w14:textId="1984715D" w:rsidR="00006938" w:rsidRPr="00EC7010" w:rsidRDefault="00006938" w:rsidP="00C23490">
      <w:pPr>
        <w:pStyle w:val="HTMLPreformatted"/>
        <w:pBdr>
          <w:top w:val="single" w:sz="6" w:space="2" w:color="888888"/>
          <w:left w:val="single" w:sz="6" w:space="2" w:color="888888"/>
          <w:bottom w:val="single" w:sz="6" w:space="2" w:color="888888"/>
          <w:right w:val="single" w:sz="6" w:space="2" w:color="888888"/>
        </w:pBdr>
        <w:spacing w:after="120"/>
        <w:ind w:left="720"/>
        <w:rPr>
          <w:rFonts w:ascii="Consolas" w:hAnsi="Consolas" w:cs="Consolas"/>
          <w:sz w:val="17"/>
          <w:szCs w:val="17"/>
          <w:lang w:val="en-US"/>
        </w:rPr>
      </w:pPr>
      <w:r w:rsidRPr="00EC7010">
        <w:rPr>
          <w:rFonts w:ascii="Consolas" w:hAnsi="Consolas" w:cs="Consolas"/>
          <w:sz w:val="17"/>
          <w:szCs w:val="17"/>
          <w:lang w:val="en-US"/>
        </w:rPr>
        <w:t>@extra_text_2a()</w:t>
      </w:r>
    </w:p>
    <w:p w14:paraId="5E6704D4" w14:textId="7AD6BD41" w:rsidR="00006938" w:rsidRPr="00EC7010" w:rsidRDefault="00006938" w:rsidP="00006938">
      <w:r w:rsidRPr="00EC7010">
        <w:t>As we have provided ‘</w:t>
      </w:r>
      <w:proofErr w:type="spellStart"/>
      <w:r w:rsidRPr="00EC7010">
        <w:t>tutorial_compound</w:t>
      </w:r>
      <w:proofErr w:type="spellEnd"/>
      <w:r w:rsidRPr="00EC7010">
        <w:t xml:space="preserve">’ with a composition, we can use it in </w:t>
      </w:r>
      <w:proofErr w:type="spellStart"/>
      <w:r w:rsidRPr="00EC7010">
        <w:t>logKreactions</w:t>
      </w:r>
      <w:proofErr w:type="spellEnd"/>
      <w:r w:rsidRPr="00EC7010">
        <w:t xml:space="preserve"> similarly to other primary entities.</w:t>
      </w:r>
    </w:p>
    <w:p w14:paraId="2CF69B29" w14:textId="0BF149EC" w:rsidR="00200A99" w:rsidRPr="00EC7010" w:rsidRDefault="00200A99" w:rsidP="00006938">
      <w:pPr>
        <w:rPr>
          <w:ins w:id="144" w:author="guido de Zeeuw" w:date="2022-08-21T11:36:00Z"/>
        </w:rPr>
      </w:pPr>
      <w:r w:rsidRPr="00EC7010">
        <w:br w:type="page"/>
      </w:r>
    </w:p>
    <w:p w14:paraId="1E82AD00" w14:textId="50469441" w:rsidR="00950053" w:rsidRPr="00EC7010" w:rsidDel="00950053" w:rsidRDefault="00950053" w:rsidP="00950053">
      <w:pPr>
        <w:rPr>
          <w:del w:id="145" w:author="guido de Zeeuw" w:date="2022-08-21T11:37:00Z"/>
        </w:rPr>
      </w:pPr>
    </w:p>
    <w:p w14:paraId="7D6AAD52" w14:textId="2C3CA0EE" w:rsidR="00366B4B" w:rsidRPr="00EC7010" w:rsidRDefault="00366B4B" w:rsidP="00366B4B">
      <w:pPr>
        <w:pStyle w:val="Heading1"/>
        <w:rPr>
          <w:lang w:val="en-US"/>
        </w:rPr>
      </w:pPr>
      <w:r w:rsidRPr="00EC7010">
        <w:rPr>
          <w:lang w:val="en-US"/>
        </w:rPr>
        <w:t>Examples</w:t>
      </w:r>
    </w:p>
    <w:p w14:paraId="411B1AA4" w14:textId="3DA8D618" w:rsidR="00366B4B" w:rsidRPr="00EC7010" w:rsidRDefault="00366B4B" w:rsidP="00287E86">
      <w:pPr>
        <w:pStyle w:val="Heading2"/>
        <w:rPr>
          <w:rFonts w:eastAsiaTheme="minorEastAsia"/>
        </w:rPr>
      </w:pPr>
      <w:bookmarkStart w:id="146" w:name="_Ref111975498"/>
      <w:r w:rsidRPr="00EC7010">
        <w:t xml:space="preserve">The </w:t>
      </w:r>
      <m:oMath>
        <m:r>
          <m:rPr>
            <m:sty m:val="bi"/>
          </m:rPr>
          <w:rPr>
            <w:rFonts w:ascii="Cambria Math" w:hAnsi="Cambria Math"/>
          </w:rPr>
          <m:t>C</m:t>
        </m:r>
        <m:sSup>
          <m:sSupPr>
            <m:ctrlPr>
              <w:rPr>
                <w:rFonts w:ascii="Cambria Math" w:hAnsi="Cambria Math"/>
              </w:rPr>
            </m:ctrlPr>
          </m:sSupPr>
          <m:e>
            <m:r>
              <m:rPr>
                <m:sty m:val="bi"/>
              </m:rPr>
              <w:rPr>
                <w:rFonts w:ascii="Cambria Math" w:hAnsi="Cambria Math"/>
              </w:rPr>
              <m:t>a</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C</m:t>
        </m:r>
        <m:sSubSup>
          <m:sSubSupPr>
            <m:ctrlPr>
              <w:rPr>
                <w:rFonts w:ascii="Cambria Math" w:hAnsi="Cambria Math"/>
              </w:rPr>
            </m:ctrlPr>
          </m:sSubSupPr>
          <m:e>
            <m:r>
              <m:rPr>
                <m:sty m:val="bi"/>
              </m:rPr>
              <w:rPr>
                <w:rFonts w:ascii="Cambria Math" w:hAnsi="Cambria Math"/>
              </w:rPr>
              <m:t>O</m:t>
            </m:r>
          </m:e>
          <m:sub>
            <m:r>
              <m:rPr>
                <m:sty m:val="b"/>
              </m:rPr>
              <w:rPr>
                <w:rFonts w:ascii="Cambria Math" w:hAnsi="Cambria Math"/>
              </w:rPr>
              <m:t>3</m:t>
            </m:r>
          </m:sub>
          <m:sup>
            <m:r>
              <m:rPr>
                <m:sty m:val="b"/>
              </m:rPr>
              <w:rPr>
                <w:rFonts w:ascii="Cambria Math" w:hAnsi="Cambria Math"/>
              </w:rPr>
              <m:t>-2</m:t>
            </m:r>
          </m:sup>
        </m:sSubSup>
      </m:oMath>
      <w:r w:rsidRPr="00EC7010">
        <w:rPr>
          <w:rFonts w:eastAsiaTheme="minorEastAsia"/>
        </w:rPr>
        <w:t xml:space="preserve"> system</w:t>
      </w:r>
      <w:bookmarkEnd w:id="146"/>
    </w:p>
    <w:p w14:paraId="2E0F7753" w14:textId="794349F8" w:rsidR="00297E5C" w:rsidRPr="00EC7010" w:rsidRDefault="00297E5C" w:rsidP="000E0538">
      <w:pPr>
        <w:jc w:val="both"/>
        <w:rPr>
          <w:lang w:val="en-US"/>
        </w:rPr>
      </w:pPr>
      <w:r w:rsidRPr="00EC7010">
        <w:rPr>
          <w:lang w:val="en-US"/>
        </w:rPr>
        <w:t xml:space="preserve">The first example is a simple case of the </w:t>
      </w:r>
      <m:oMath>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O</m:t>
            </m:r>
          </m:e>
          <m:sub>
            <m:r>
              <w:rPr>
                <w:rFonts w:ascii="Cambria Math" w:eastAsiaTheme="minorEastAsia" w:hAnsi="Cambria Math"/>
                <w:lang w:val="en-US"/>
              </w:rPr>
              <m:t>3</m:t>
            </m:r>
          </m:sub>
          <m:sup>
            <m:r>
              <w:rPr>
                <w:rFonts w:ascii="Cambria Math" w:eastAsiaTheme="minorEastAsia" w:hAnsi="Cambria Math"/>
                <w:lang w:val="en-US"/>
              </w:rPr>
              <m:t>-2</m:t>
            </m:r>
          </m:sup>
        </m:sSubSup>
      </m:oMath>
      <w:r w:rsidRPr="00EC7010">
        <w:rPr>
          <w:lang w:val="en-US"/>
        </w:rPr>
        <w:t xml:space="preserve"> system. The example calculates chemical speciation at equilibrium at different pH levels, given a fixed bulk composition of </w:t>
      </w:r>
      <m:oMath>
        <m:r>
          <w:rPr>
            <w:rFonts w:ascii="Cambria Math" w:hAnsi="Cambria Math"/>
            <w:lang w:val="en-US"/>
          </w:rPr>
          <m:t>C</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oMath>
      <w:r w:rsidRPr="00EC7010">
        <w:rPr>
          <w:rFonts w:eastAsiaTheme="minorEastAsia"/>
          <w:lang w:val="en-US"/>
        </w:rPr>
        <w:t xml:space="preserve"> and </w:t>
      </w:r>
      <m:oMath>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O</m:t>
            </m:r>
          </m:e>
          <m:sub>
            <m:r>
              <w:rPr>
                <w:rFonts w:ascii="Cambria Math" w:eastAsiaTheme="minorEastAsia" w:hAnsi="Cambria Math"/>
                <w:lang w:val="en-US"/>
              </w:rPr>
              <m:t>3</m:t>
            </m:r>
          </m:sub>
          <m:sup>
            <m:r>
              <w:rPr>
                <w:rFonts w:ascii="Cambria Math" w:eastAsiaTheme="minorEastAsia" w:hAnsi="Cambria Math"/>
                <w:lang w:val="en-US"/>
              </w:rPr>
              <m:t>-</m:t>
            </m:r>
          </m:sup>
        </m:sSubSup>
      </m:oMath>
      <w:r w:rsidRPr="00EC7010">
        <w:rPr>
          <w:rFonts w:eastAsiaTheme="minorEastAsia"/>
          <w:lang w:val="en-US"/>
        </w:rPr>
        <w:t>.</w:t>
      </w:r>
      <w:r w:rsidR="002127FB" w:rsidRPr="00EC7010">
        <w:rPr>
          <w:rFonts w:eastAsiaTheme="minorEastAsia"/>
          <w:lang w:val="en-US"/>
        </w:rPr>
        <w:t xml:space="preserve"> The example represents a batch experiment of a closed system where the pH is fully controlled. </w:t>
      </w:r>
      <w:r w:rsidR="00EE249A" w:rsidRPr="00EC7010">
        <w:rPr>
          <w:rFonts w:eastAsiaTheme="minorEastAsia"/>
          <w:b/>
          <w:bCs/>
          <w:lang w:val="en-US"/>
        </w:rPr>
        <w:t>Important:</w:t>
      </w:r>
      <w:r w:rsidR="00EE249A" w:rsidRPr="00EC7010">
        <w:rPr>
          <w:rFonts w:eastAsiaTheme="minorEastAsia"/>
          <w:lang w:val="en-US"/>
        </w:rPr>
        <w:t xml:space="preserve"> We assume that the system has infinite time to equilibrate. By doing so, no rate dependencies on mineral growth are introduced. </w:t>
      </w:r>
    </w:p>
    <w:p w14:paraId="7D645CC1" w14:textId="77777777" w:rsidR="00297E5C" w:rsidRPr="00EC7010" w:rsidRDefault="00297E5C" w:rsidP="00366B4B">
      <w:pPr>
        <w:rPr>
          <w:lang w:val="en-US"/>
        </w:rPr>
      </w:pPr>
    </w:p>
    <w:p w14:paraId="7BF80DFD" w14:textId="67F8F3A5" w:rsidR="00366B4B" w:rsidRPr="00EC7010" w:rsidRDefault="00366B4B" w:rsidP="008C45F1">
      <w:pPr>
        <w:pStyle w:val="Heading3"/>
        <w:rPr>
          <w:lang w:val="en-US"/>
        </w:rPr>
      </w:pPr>
      <w:r w:rsidRPr="00EC7010">
        <w:rPr>
          <w:lang w:val="en-US"/>
        </w:rPr>
        <w:t>Setting up the chemistry input file</w:t>
      </w:r>
    </w:p>
    <w:p w14:paraId="2402BC10" w14:textId="02FF2618" w:rsidR="00366B4B" w:rsidRPr="00EC7010" w:rsidRDefault="00297E5C" w:rsidP="00C23490">
      <w:pPr>
        <w:spacing w:after="120"/>
        <w:jc w:val="both"/>
        <w:rPr>
          <w:lang w:val="en-US"/>
        </w:rPr>
      </w:pPr>
      <w:r w:rsidRPr="00EC7010">
        <w:rPr>
          <w:lang w:val="en-US"/>
        </w:rPr>
        <w:t xml:space="preserve">Before calculating chemical equilibrium, the user is required to construct a chemistry input file. This input file contains all the chemical information needed for ORCHESTRA to build a calculator object. </w:t>
      </w:r>
      <w:r w:rsidR="00366B4B" w:rsidRPr="00EC7010">
        <w:rPr>
          <w:lang w:val="en-US"/>
        </w:rPr>
        <w:t xml:space="preserve">The chemistry input file is constructed using the ORCHESTRA GUI. The GUI comes with the </w:t>
      </w:r>
      <w:proofErr w:type="spellStart"/>
      <w:r w:rsidR="00366B4B" w:rsidRPr="00EC7010">
        <w:rPr>
          <w:lang w:val="en-US"/>
        </w:rPr>
        <w:t>gitlab</w:t>
      </w:r>
      <w:proofErr w:type="spellEnd"/>
      <w:r w:rsidR="00366B4B" w:rsidRPr="00EC7010">
        <w:rPr>
          <w:lang w:val="en-US"/>
        </w:rPr>
        <w:t xml:space="preserve"> repository. </w:t>
      </w:r>
      <w:r w:rsidRPr="00EC7010">
        <w:rPr>
          <w:lang w:val="en-US"/>
        </w:rPr>
        <w:t>Opening the GUI leads to the following screen.</w:t>
      </w:r>
    </w:p>
    <w:tbl>
      <w:tblPr>
        <w:tblStyle w:val="TableGrid"/>
        <w:tblW w:w="0" w:type="auto"/>
        <w:tblLook w:val="04A0" w:firstRow="1" w:lastRow="0" w:firstColumn="1" w:lastColumn="0" w:noHBand="0" w:noVBand="1"/>
      </w:tblPr>
      <w:tblGrid>
        <w:gridCol w:w="9016"/>
      </w:tblGrid>
      <w:tr w:rsidR="00366B4B" w:rsidRPr="00EC7010" w14:paraId="792A4AD1" w14:textId="77777777" w:rsidTr="00366B4B">
        <w:tc>
          <w:tcPr>
            <w:tcW w:w="9016" w:type="dxa"/>
          </w:tcPr>
          <w:p w14:paraId="7D7B2AEA" w14:textId="2E462385" w:rsidR="00366B4B" w:rsidRPr="00EC7010" w:rsidRDefault="00366B4B" w:rsidP="00366B4B">
            <w:pPr>
              <w:rPr>
                <w:lang w:val="en-US"/>
              </w:rPr>
            </w:pPr>
            <w:r w:rsidRPr="00EC7010">
              <w:rPr>
                <w:noProof/>
                <w:lang w:eastAsia="en-GB"/>
              </w:rPr>
              <w:drawing>
                <wp:inline distT="0" distB="0" distL="0" distR="0" wp14:anchorId="53CD6F92" wp14:editId="48DFDE9F">
                  <wp:extent cx="5606321" cy="31509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0255" cy="3153204"/>
                          </a:xfrm>
                          <a:prstGeom prst="rect">
                            <a:avLst/>
                          </a:prstGeom>
                        </pic:spPr>
                      </pic:pic>
                    </a:graphicData>
                  </a:graphic>
                </wp:inline>
              </w:drawing>
            </w:r>
          </w:p>
        </w:tc>
      </w:tr>
    </w:tbl>
    <w:p w14:paraId="4A135C93" w14:textId="77777777" w:rsidR="000E0538" w:rsidRPr="00EC7010" w:rsidRDefault="000E0538" w:rsidP="00366B4B">
      <w:pPr>
        <w:rPr>
          <w:lang w:val="en-US"/>
        </w:rPr>
      </w:pPr>
    </w:p>
    <w:p w14:paraId="0B3681C7" w14:textId="7E20C430" w:rsidR="00366B4B" w:rsidRPr="00EC7010" w:rsidRDefault="00297E5C" w:rsidP="00366B4B">
      <w:pPr>
        <w:rPr>
          <w:lang w:val="en-US"/>
        </w:rPr>
      </w:pPr>
      <w:r w:rsidRPr="00EC7010">
        <w:rPr>
          <w:lang w:val="en-US"/>
        </w:rPr>
        <w:t>On the right (or top when working on a windows machine), there are various tabs available. In general, only the ‘chemistry’ tab is needed.</w:t>
      </w:r>
    </w:p>
    <w:p w14:paraId="3AAA31B6" w14:textId="77777777" w:rsidR="00297E5C" w:rsidRPr="00EC7010" w:rsidRDefault="00297E5C" w:rsidP="00366B4B">
      <w:pPr>
        <w:rPr>
          <w:lang w:val="en-US"/>
        </w:rPr>
      </w:pPr>
    </w:p>
    <w:p w14:paraId="074949B8" w14:textId="2E41E4A4" w:rsidR="00366B4B" w:rsidRPr="00EC7010" w:rsidRDefault="00366B4B" w:rsidP="00366B4B">
      <w:pPr>
        <w:rPr>
          <w:b/>
          <w:bCs/>
          <w:u w:val="single"/>
          <w:lang w:val="en-US"/>
        </w:rPr>
      </w:pPr>
      <w:r w:rsidRPr="00EC7010">
        <w:rPr>
          <w:b/>
          <w:bCs/>
          <w:u w:val="single"/>
          <w:lang w:val="en-US"/>
        </w:rPr>
        <w:t xml:space="preserve">Step 1: </w:t>
      </w:r>
      <w:commentRangeStart w:id="147"/>
      <w:r w:rsidRPr="00EC7010">
        <w:rPr>
          <w:b/>
          <w:bCs/>
          <w:u w:val="single"/>
          <w:lang w:val="en-US"/>
        </w:rPr>
        <w:t>specify primary components</w:t>
      </w:r>
      <w:commentRangeEnd w:id="147"/>
      <w:r w:rsidR="00465B7F" w:rsidRPr="00EC7010">
        <w:rPr>
          <w:rStyle w:val="CommentReference"/>
        </w:rPr>
        <w:commentReference w:id="147"/>
      </w:r>
    </w:p>
    <w:p w14:paraId="30ED3308" w14:textId="36E246E4" w:rsidR="00297E5C" w:rsidRPr="00EC7010" w:rsidRDefault="00297E5C" w:rsidP="000E0538">
      <w:pPr>
        <w:jc w:val="both"/>
        <w:rPr>
          <w:b/>
          <w:bCs/>
          <w:lang w:val="en-US"/>
        </w:rPr>
      </w:pPr>
      <w:r w:rsidRPr="00EC7010">
        <w:rPr>
          <w:lang w:val="en-US"/>
        </w:rPr>
        <w:t xml:space="preserve">The ORCHESTRA chemical input file should contain information on what the primary species/master species for the given calculation are. </w:t>
      </w:r>
      <w:r w:rsidR="00BD662F" w:rsidRPr="00EC7010">
        <w:rPr>
          <w:lang w:val="en-US"/>
        </w:rPr>
        <w:t>Primary species can be described as the</w:t>
      </w:r>
      <w:r w:rsidR="00BD662F" w:rsidRPr="00EC7010">
        <w:rPr>
          <w:i/>
          <w:iCs/>
          <w:lang w:val="en-US"/>
        </w:rPr>
        <w:t xml:space="preserve"> </w:t>
      </w:r>
      <w:r w:rsidR="00BD662F" w:rsidRPr="00EC7010">
        <w:rPr>
          <w:lang w:val="en-US"/>
        </w:rPr>
        <w:t xml:space="preserve">elements describing the </w:t>
      </w:r>
      <w:r w:rsidR="00BD662F" w:rsidRPr="00EC7010">
        <w:rPr>
          <w:i/>
          <w:iCs/>
          <w:lang w:val="en-US"/>
        </w:rPr>
        <w:t>bulk composition</w:t>
      </w:r>
      <w:r w:rsidR="00BD662F" w:rsidRPr="00EC7010">
        <w:rPr>
          <w:lang w:val="en-US"/>
        </w:rPr>
        <w:t>. These can either be elements (H, N, O, C, etc.) or chemical components and ions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m:t>
            </m:r>
          </m:sup>
        </m:sSubSup>
      </m:oMath>
      <w:r w:rsidR="00BD662F" w:rsidRPr="00EC7010">
        <w:rPr>
          <w:rFonts w:eastAsiaTheme="minorEastAsia"/>
          <w:lang w:val="en-US"/>
        </w:rPr>
        <w:t xml:space="preserve">, </w:t>
      </w:r>
      <m:oMath>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3</m:t>
            </m:r>
          </m:sub>
        </m:sSub>
      </m:oMath>
      <w:r w:rsidR="00BD662F" w:rsidRPr="00EC7010">
        <w:rPr>
          <w:rFonts w:eastAsiaTheme="minorEastAsia"/>
          <w:lang w:val="en-US"/>
        </w:rPr>
        <w:t xml:space="preserve">, </w:t>
      </w:r>
      <m:oMath>
        <m:r>
          <w:rPr>
            <w:rFonts w:ascii="Cambria Math" w:eastAsiaTheme="minorEastAsia" w:hAnsi="Cambria Math"/>
            <w:lang w:val="en-US"/>
          </w:rPr>
          <m:t>S</m:t>
        </m:r>
        <m:sSubSup>
          <m:sSubSupPr>
            <m:ctrlPr>
              <w:rPr>
                <w:rFonts w:ascii="Cambria Math" w:eastAsiaTheme="minorEastAsia" w:hAnsi="Cambria Math"/>
                <w:i/>
                <w:lang w:val="en-US"/>
              </w:rPr>
            </m:ctrlPr>
          </m:sSubSupPr>
          <m:e>
            <m:r>
              <w:rPr>
                <w:rFonts w:ascii="Cambria Math" w:eastAsiaTheme="minorEastAsia" w:hAnsi="Cambria Math"/>
                <w:lang w:val="en-US"/>
              </w:rPr>
              <m:t>O</m:t>
            </m:r>
          </m:e>
          <m:sub>
            <m:r>
              <w:rPr>
                <w:rFonts w:ascii="Cambria Math" w:eastAsiaTheme="minorEastAsia" w:hAnsi="Cambria Math"/>
                <w:lang w:val="en-US"/>
              </w:rPr>
              <m:t>4</m:t>
            </m:r>
          </m:sub>
          <m:sup>
            <m:r>
              <w:rPr>
                <w:rFonts w:ascii="Cambria Math" w:eastAsiaTheme="minorEastAsia" w:hAnsi="Cambria Math"/>
                <w:lang w:val="en-US"/>
              </w:rPr>
              <m:t>-2</m:t>
            </m:r>
          </m:sup>
        </m:sSubSup>
      </m:oMath>
      <w:r w:rsidR="00BD662F" w:rsidRPr="00EC7010">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m:t>
            </m:r>
          </m:sup>
        </m:sSup>
      </m:oMath>
      <w:r w:rsidR="00BD662F" w:rsidRPr="00EC7010">
        <w:rPr>
          <w:rFonts w:eastAsiaTheme="minorEastAsia"/>
          <w:lang w:val="en-US"/>
        </w:rPr>
        <w:t xml:space="preserve">). In this example, we will calculate chemical equilibrium using chemical components and ions. In this case, the main components  (or </w:t>
      </w:r>
      <w:r w:rsidR="00BD662F" w:rsidRPr="00EC7010">
        <w:rPr>
          <w:rFonts w:eastAsiaTheme="minorEastAsia"/>
          <w:i/>
          <w:iCs/>
          <w:lang w:val="en-US"/>
        </w:rPr>
        <w:t>building blocks</w:t>
      </w:r>
      <w:r w:rsidR="00BD662F" w:rsidRPr="00EC7010">
        <w:rPr>
          <w:rFonts w:eastAsiaTheme="minorEastAsia"/>
          <w:lang w:val="en-US"/>
        </w:rPr>
        <w:t xml:space="preserve">) are </w:t>
      </w:r>
      <m:oMath>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sidR="00BD662F" w:rsidRPr="00EC7010">
        <w:rPr>
          <w:rFonts w:eastAsiaTheme="minorEastAsia"/>
          <w:lang w:val="en-US"/>
        </w:rPr>
        <w:t xml:space="preserve">, </w:t>
      </w:r>
      <m:oMath>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O</m:t>
            </m:r>
          </m:e>
          <m:sub>
            <m:r>
              <w:rPr>
                <w:rFonts w:ascii="Cambria Math" w:eastAsiaTheme="minorEastAsia" w:hAnsi="Cambria Math"/>
                <w:lang w:val="en-US"/>
              </w:rPr>
              <m:t>3</m:t>
            </m:r>
          </m:sub>
          <m:sup>
            <m:r>
              <w:rPr>
                <w:rFonts w:ascii="Cambria Math" w:eastAsiaTheme="minorEastAsia" w:hAnsi="Cambria Math"/>
                <w:lang w:val="en-US"/>
              </w:rPr>
              <m:t>-2</m:t>
            </m:r>
          </m:sup>
        </m:sSubSup>
      </m:oMath>
      <w:r w:rsidR="00BD662F" w:rsidRPr="00EC7010">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m:t>
            </m:r>
          </m:sup>
        </m:sSup>
      </m:oMath>
      <w:r w:rsidR="00BD662F" w:rsidRPr="00EC7010">
        <w:rPr>
          <w:rFonts w:eastAsiaTheme="minorEastAsia"/>
          <w:lang w:val="en-US"/>
        </w:rPr>
        <w:t>. Do the following:</w:t>
      </w:r>
    </w:p>
    <w:p w14:paraId="258033BA" w14:textId="638467C3" w:rsidR="00366B4B" w:rsidRPr="00EC7010" w:rsidRDefault="00366B4B" w:rsidP="00366B4B">
      <w:pPr>
        <w:pStyle w:val="ListParagraph"/>
        <w:numPr>
          <w:ilvl w:val="0"/>
          <w:numId w:val="7"/>
        </w:numPr>
        <w:rPr>
          <w:sz w:val="20"/>
          <w:szCs w:val="20"/>
        </w:rPr>
      </w:pPr>
      <w:r w:rsidRPr="00EC7010">
        <w:rPr>
          <w:sz w:val="20"/>
          <w:szCs w:val="20"/>
        </w:rPr>
        <w:t xml:space="preserve">Navigate to ‘chemistry’ </w:t>
      </w:r>
      <w:r w:rsidRPr="00EC7010">
        <w:rPr>
          <w:sz w:val="20"/>
          <w:szCs w:val="20"/>
        </w:rPr>
        <w:sym w:font="Wingdings" w:char="F0E0"/>
      </w:r>
      <w:r w:rsidRPr="00EC7010">
        <w:rPr>
          <w:sz w:val="20"/>
          <w:szCs w:val="20"/>
        </w:rPr>
        <w:t xml:space="preserve"> ‘Primary entities/Master species’.</w:t>
      </w:r>
    </w:p>
    <w:p w14:paraId="698D908F" w14:textId="5515085B" w:rsidR="00366B4B" w:rsidRPr="00EC7010" w:rsidRDefault="00366B4B" w:rsidP="00366B4B">
      <w:pPr>
        <w:pStyle w:val="ListParagraph"/>
        <w:numPr>
          <w:ilvl w:val="0"/>
          <w:numId w:val="7"/>
        </w:numPr>
        <w:rPr>
          <w:sz w:val="20"/>
          <w:szCs w:val="20"/>
        </w:rPr>
      </w:pPr>
      <w:r w:rsidRPr="00EC7010">
        <w:rPr>
          <w:sz w:val="20"/>
          <w:szCs w:val="20"/>
        </w:rPr>
        <w:t xml:space="preserve">Add </w:t>
      </w:r>
      <m:oMath>
        <m:r>
          <w:rPr>
            <w:rFonts w:ascii="Cambria Math" w:hAnsi="Cambria Math"/>
            <w:sz w:val="20"/>
            <w:szCs w:val="20"/>
          </w:rPr>
          <m:t>C</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r>
          <w:rPr>
            <w:rFonts w:ascii="Cambria Math" w:eastAsiaTheme="minorEastAsia" w:hAnsi="Cambria Math"/>
            <w:sz w:val="20"/>
            <w:szCs w:val="20"/>
          </w:rPr>
          <m:t>,  C</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O</m:t>
            </m:r>
          </m:e>
          <m:sub>
            <m:r>
              <w:rPr>
                <w:rFonts w:ascii="Cambria Math" w:eastAsiaTheme="minorEastAsia" w:hAnsi="Cambria Math"/>
                <w:sz w:val="20"/>
                <w:szCs w:val="20"/>
              </w:rPr>
              <m:t>3</m:t>
            </m:r>
          </m:sub>
          <m:sup>
            <m:r>
              <w:rPr>
                <w:rFonts w:ascii="Cambria Math" w:eastAsiaTheme="minorEastAsia" w:hAnsi="Cambria Math"/>
                <w:sz w:val="20"/>
                <w:szCs w:val="20"/>
              </w:rPr>
              <m:t>-2</m:t>
            </m:r>
          </m:sup>
        </m:sSubSup>
      </m:oMath>
      <w:r w:rsidRPr="00EC7010">
        <w:rPr>
          <w:rFonts w:eastAsiaTheme="minorEastAsia"/>
          <w:sz w:val="20"/>
          <w:szCs w:val="20"/>
        </w:rPr>
        <w:t xml:space="preserve"> &amp; </w:t>
      </w:r>
      <m:oMath>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m:t>
            </m:r>
          </m:sup>
        </m:sSup>
      </m:oMath>
      <w:r w:rsidRPr="00EC7010">
        <w:rPr>
          <w:rFonts w:eastAsiaTheme="minorEastAsia"/>
          <w:sz w:val="20"/>
          <w:szCs w:val="20"/>
        </w:rPr>
        <w:t xml:space="preserve"> for the ‘diss’ tab.</w:t>
      </w:r>
    </w:p>
    <w:p w14:paraId="7D9D63AC" w14:textId="63D3460C" w:rsidR="00366B4B" w:rsidRPr="00EC7010" w:rsidRDefault="00BD662F" w:rsidP="00366B4B">
      <w:pPr>
        <w:pStyle w:val="ListParagraph"/>
        <w:numPr>
          <w:ilvl w:val="0"/>
          <w:numId w:val="7"/>
        </w:numPr>
        <w:rPr>
          <w:sz w:val="20"/>
          <w:szCs w:val="20"/>
        </w:rPr>
      </w:pPr>
      <w:r w:rsidRPr="00EC7010">
        <w:rPr>
          <w:rFonts w:eastAsiaTheme="minorEastAsia"/>
          <w:sz w:val="20"/>
          <w:szCs w:val="20"/>
        </w:rPr>
        <w:t xml:space="preserve">Lastly, we will add water to the system. </w:t>
      </w:r>
      <w:r w:rsidR="00366B4B" w:rsidRPr="00EC7010">
        <w:rPr>
          <w:rFonts w:eastAsiaTheme="minorEastAsia"/>
          <w:sz w:val="20"/>
          <w:szCs w:val="20"/>
        </w:rPr>
        <w:t>Go to</w:t>
      </w:r>
      <w:r w:rsidRPr="00EC7010">
        <w:rPr>
          <w:rFonts w:eastAsiaTheme="minorEastAsia"/>
          <w:sz w:val="20"/>
          <w:szCs w:val="20"/>
        </w:rPr>
        <w:t xml:space="preserve"> t</w:t>
      </w:r>
      <w:r w:rsidR="00366B4B" w:rsidRPr="00EC7010">
        <w:rPr>
          <w:rFonts w:eastAsiaTheme="minorEastAsia"/>
          <w:sz w:val="20"/>
          <w:szCs w:val="20"/>
        </w:rPr>
        <w:t xml:space="preserve">he ‘liter’ tab and select </w:t>
      </w:r>
      <m:oMath>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2</m:t>
            </m:r>
          </m:sub>
        </m:sSub>
        <m:r>
          <w:rPr>
            <w:rFonts w:ascii="Cambria Math" w:eastAsiaTheme="minorEastAsia" w:hAnsi="Cambria Math"/>
            <w:sz w:val="20"/>
            <w:szCs w:val="20"/>
          </w:rPr>
          <m:t>O</m:t>
        </m:r>
      </m:oMath>
      <w:r w:rsidR="00366B4B" w:rsidRPr="00EC7010">
        <w:rPr>
          <w:rFonts w:eastAsiaTheme="minorEastAsia"/>
          <w:sz w:val="20"/>
          <w:szCs w:val="20"/>
        </w:rPr>
        <w:t>.</w:t>
      </w:r>
    </w:p>
    <w:p w14:paraId="6810A3AC" w14:textId="13FCA4C6" w:rsidR="00366B4B" w:rsidRPr="00EC7010" w:rsidRDefault="007B1F35" w:rsidP="00366B4B">
      <w:pPr>
        <w:rPr>
          <w:b/>
          <w:bCs/>
          <w:u w:val="single"/>
          <w:lang w:val="en-US"/>
        </w:rPr>
      </w:pPr>
      <w:r w:rsidRPr="00EC7010">
        <w:rPr>
          <w:b/>
          <w:bCs/>
          <w:u w:val="single"/>
          <w:lang w:val="en-US"/>
        </w:rPr>
        <w:t xml:space="preserve">Step 2: </w:t>
      </w:r>
      <w:r w:rsidR="00695A3D" w:rsidRPr="00EC7010">
        <w:rPr>
          <w:b/>
          <w:bCs/>
          <w:u w:val="single"/>
          <w:lang w:val="en-US"/>
        </w:rPr>
        <w:t>fix log activities if necessary</w:t>
      </w:r>
    </w:p>
    <w:p w14:paraId="00F87EA1" w14:textId="77777777" w:rsidR="00D4187F" w:rsidRPr="00EC7010" w:rsidRDefault="00696076" w:rsidP="00696076">
      <w:pPr>
        <w:rPr>
          <w:lang w:val="en-US"/>
        </w:rPr>
      </w:pPr>
      <w:r w:rsidRPr="00EC7010">
        <w:rPr>
          <w:lang w:val="en-US"/>
        </w:rPr>
        <w:t>In most-simple words, ORCHESTRA works by iteratively converging to a solution where equilibrium is met. To do so, the program searches for the log activit</w:t>
      </w:r>
      <w:r w:rsidR="00695A3D" w:rsidRPr="00EC7010">
        <w:rPr>
          <w:lang w:val="en-US"/>
        </w:rPr>
        <w:t>ies</w:t>
      </w:r>
      <w:r w:rsidRPr="00EC7010">
        <w:rPr>
          <w:lang w:val="en-US"/>
        </w:rPr>
        <w:t xml:space="preserve"> at equilibrium of the different species. Now, the user has 2 options: (1) either </w:t>
      </w:r>
      <w:r w:rsidRPr="00EC7010">
        <w:rPr>
          <w:b/>
          <w:bCs/>
          <w:lang w:val="en-US"/>
        </w:rPr>
        <w:t>fix</w:t>
      </w:r>
      <w:r w:rsidRPr="00EC7010">
        <w:rPr>
          <w:lang w:val="en-US"/>
        </w:rPr>
        <w:t xml:space="preserve"> the log activity of a master species, or (2) allow the log activity to </w:t>
      </w:r>
      <w:r w:rsidRPr="00EC7010">
        <w:rPr>
          <w:b/>
          <w:bCs/>
          <w:lang w:val="en-US"/>
        </w:rPr>
        <w:t>change</w:t>
      </w:r>
      <w:r w:rsidRPr="00EC7010">
        <w:rPr>
          <w:lang w:val="en-US"/>
        </w:rPr>
        <w:t xml:space="preserve"> during the search for chemical equilibrium. </w:t>
      </w:r>
      <w:r w:rsidR="00695A3D" w:rsidRPr="00EC7010">
        <w:rPr>
          <w:lang w:val="en-US"/>
        </w:rPr>
        <w:t xml:space="preserve">For example, in this example we want to compare chemical speciation at different pH levels. Therefore, the pH must stay at a fixed level within every individual calculation; if we want to calculate chemical equilibrium at a pH of (e.g.) 7, we don’t want </w:t>
      </w:r>
      <w:r w:rsidR="00695A3D" w:rsidRPr="00EC7010">
        <w:rPr>
          <w:lang w:val="en-US"/>
        </w:rPr>
        <w:lastRenderedPageBreak/>
        <w:t xml:space="preserve">the system to allow a change in log activity of the </w:t>
      </w:r>
      <m:oMath>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m:t>
            </m:r>
          </m:sup>
        </m:sSup>
      </m:oMath>
      <w:r w:rsidR="00695A3D" w:rsidRPr="00EC7010">
        <w:rPr>
          <w:rFonts w:eastAsiaTheme="minorEastAsia"/>
          <w:lang w:val="en-US"/>
        </w:rPr>
        <w:t xml:space="preserve">. </w:t>
      </w:r>
      <w:r w:rsidR="00D4187F" w:rsidRPr="00EC7010">
        <w:rPr>
          <w:lang w:val="en-US"/>
        </w:rPr>
        <w:t xml:space="preserve">Therefore, the user must specify that the pH is fixed. </w:t>
      </w:r>
    </w:p>
    <w:p w14:paraId="6A36D45E" w14:textId="368A9F28" w:rsidR="00696076" w:rsidRPr="00EC7010" w:rsidRDefault="00D4187F" w:rsidP="00D4187F">
      <w:pPr>
        <w:ind w:firstLine="360"/>
        <w:rPr>
          <w:lang w:val="en-US"/>
        </w:rPr>
      </w:pPr>
      <w:r w:rsidRPr="00EC7010">
        <w:rPr>
          <w:lang w:val="en-US"/>
        </w:rPr>
        <w:t xml:space="preserve">In this example the log activities are fixed for both </w:t>
      </w:r>
      <m:oMath>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m:t>
            </m:r>
          </m:sup>
        </m:sSup>
      </m:oMath>
      <w:r w:rsidRPr="00EC7010">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r>
          <w:rPr>
            <w:rFonts w:ascii="Cambria Math" w:eastAsiaTheme="minorEastAsia" w:hAnsi="Cambria Math"/>
            <w:lang w:val="en-US"/>
          </w:rPr>
          <m:t>O</m:t>
        </m:r>
      </m:oMath>
      <w:r w:rsidRPr="00EC7010">
        <w:rPr>
          <w:rFonts w:eastAsiaTheme="minorEastAsia"/>
          <w:lang w:val="en-US"/>
        </w:rPr>
        <w:t>. To do so:</w:t>
      </w:r>
    </w:p>
    <w:p w14:paraId="4EBC9F81" w14:textId="3C69BD26" w:rsidR="007B1F35" w:rsidRPr="00EC7010" w:rsidRDefault="00D4187F" w:rsidP="00C23490">
      <w:pPr>
        <w:pStyle w:val="ListParagraph"/>
        <w:numPr>
          <w:ilvl w:val="0"/>
          <w:numId w:val="8"/>
        </w:numPr>
        <w:rPr>
          <w:sz w:val="20"/>
          <w:szCs w:val="20"/>
        </w:rPr>
      </w:pPr>
      <w:r w:rsidRPr="00EC7010">
        <w:rPr>
          <w:sz w:val="20"/>
          <w:szCs w:val="20"/>
        </w:rPr>
        <w:t xml:space="preserve">For </w:t>
      </w:r>
      <w:r w:rsidR="007B1F35" w:rsidRPr="00EC7010">
        <w:rPr>
          <w:sz w:val="20"/>
          <w:szCs w:val="20"/>
        </w:rPr>
        <w:t xml:space="preserve">the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r>
          <w:rPr>
            <w:rFonts w:ascii="Cambria Math" w:hAnsi="Cambria Math"/>
            <w:sz w:val="20"/>
            <w:szCs w:val="20"/>
          </w:rPr>
          <m:t>O</m:t>
        </m:r>
      </m:oMath>
      <w:r w:rsidR="007B1F35" w:rsidRPr="00EC7010">
        <w:rPr>
          <w:rFonts w:eastAsiaTheme="minorEastAsia"/>
          <w:sz w:val="20"/>
          <w:szCs w:val="20"/>
        </w:rPr>
        <w:t xml:space="preserve"> species, select ‘fix log activity’ and set the value to -0.0.</w:t>
      </w:r>
    </w:p>
    <w:p w14:paraId="6A028A6B" w14:textId="31CAE9DE" w:rsidR="007B1F35" w:rsidRPr="00EC7010" w:rsidRDefault="007B1F35" w:rsidP="00C23490">
      <w:pPr>
        <w:pStyle w:val="ListParagraph"/>
        <w:numPr>
          <w:ilvl w:val="0"/>
          <w:numId w:val="8"/>
        </w:numPr>
        <w:rPr>
          <w:sz w:val="20"/>
          <w:szCs w:val="20"/>
        </w:rPr>
      </w:pPr>
      <w:r w:rsidRPr="00EC7010">
        <w:rPr>
          <w:rFonts w:eastAsiaTheme="minorEastAsia"/>
          <w:sz w:val="20"/>
          <w:szCs w:val="20"/>
        </w:rPr>
        <w:t xml:space="preserve">Do the same for </w:t>
      </w:r>
      <m:oMath>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m:t>
            </m:r>
          </m:sup>
        </m:sSup>
      </m:oMath>
      <w:r w:rsidRPr="00EC7010">
        <w:rPr>
          <w:rFonts w:eastAsiaTheme="minorEastAsia"/>
          <w:sz w:val="20"/>
          <w:szCs w:val="20"/>
        </w:rPr>
        <w:t>: select ‘fix log activity’</w:t>
      </w:r>
      <w:r w:rsidR="00D4187F" w:rsidRPr="00EC7010">
        <w:rPr>
          <w:rFonts w:eastAsiaTheme="minorEastAsia"/>
          <w:sz w:val="20"/>
          <w:szCs w:val="20"/>
        </w:rPr>
        <w:t>.</w:t>
      </w:r>
    </w:p>
    <w:p w14:paraId="39CE88CA" w14:textId="2E4DAC4A" w:rsidR="007B1F35" w:rsidRPr="00EC7010" w:rsidRDefault="007B1F35" w:rsidP="007B1F35">
      <w:r w:rsidRPr="00EC7010">
        <w:t>If done correctly, the following is achieved:</w:t>
      </w:r>
    </w:p>
    <w:tbl>
      <w:tblPr>
        <w:tblStyle w:val="TableGrid"/>
        <w:tblW w:w="0" w:type="auto"/>
        <w:tblLook w:val="04A0" w:firstRow="1" w:lastRow="0" w:firstColumn="1" w:lastColumn="0" w:noHBand="0" w:noVBand="1"/>
      </w:tblPr>
      <w:tblGrid>
        <w:gridCol w:w="9016"/>
      </w:tblGrid>
      <w:tr w:rsidR="007B1F35" w:rsidRPr="00EC7010" w14:paraId="7FD73068" w14:textId="77777777" w:rsidTr="007B1F35">
        <w:tc>
          <w:tcPr>
            <w:tcW w:w="9016" w:type="dxa"/>
          </w:tcPr>
          <w:p w14:paraId="303BC3E7" w14:textId="0522DD6B" w:rsidR="007B1F35" w:rsidRPr="00EC7010" w:rsidRDefault="007B1F35" w:rsidP="007B1F35">
            <w:r w:rsidRPr="00EC7010">
              <w:rPr>
                <w:noProof/>
                <w:lang w:eastAsia="en-GB"/>
              </w:rPr>
              <w:drawing>
                <wp:inline distT="0" distB="0" distL="0" distR="0" wp14:anchorId="2594F9E2" wp14:editId="5F432CCA">
                  <wp:extent cx="5731510" cy="2402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02840"/>
                          </a:xfrm>
                          <a:prstGeom prst="rect">
                            <a:avLst/>
                          </a:prstGeom>
                        </pic:spPr>
                      </pic:pic>
                    </a:graphicData>
                  </a:graphic>
                </wp:inline>
              </w:drawing>
            </w:r>
          </w:p>
        </w:tc>
      </w:tr>
    </w:tbl>
    <w:p w14:paraId="74D75FE8" w14:textId="3C672161" w:rsidR="007B1F35" w:rsidRPr="00EC7010" w:rsidRDefault="00D4187F" w:rsidP="007B1F35">
      <w:del w:id="148" w:author="guido de Zeeuw" w:date="2022-08-21T11:58:00Z">
        <w:r w:rsidRPr="00EC7010" w:rsidDel="00886ADF">
          <w:rPr>
            <w:rPrChange w:id="149" w:author="Cristhian Andrade Corona" w:date="2022-08-03T13:42:00Z">
              <w:rPr/>
            </w:rPrChange>
          </w:rPr>
          <w:delText xml:space="preserve">The user might not the column </w:delText>
        </w:r>
        <w:r w:rsidRPr="00EC7010" w:rsidDel="00886ADF">
          <w:rPr>
            <w:i/>
            <w:iCs/>
            <w:rPrChange w:id="150" w:author="Cristhian Andrade Corona" w:date="2022-08-03T13:42:00Z">
              <w:rPr>
                <w:i/>
                <w:iCs/>
              </w:rPr>
            </w:rPrChange>
          </w:rPr>
          <w:delText>concentrations</w:delText>
        </w:r>
        <w:r w:rsidRPr="00EC7010" w:rsidDel="00886ADF">
          <w:rPr>
            <w:rPrChange w:id="151" w:author="Cristhian Andrade Corona" w:date="2022-08-03T13:42:00Z">
              <w:rPr/>
            </w:rPrChange>
          </w:rPr>
          <w:delText>.</w:delText>
        </w:r>
        <w:r w:rsidRPr="00EC7010" w:rsidDel="00886ADF">
          <w:delText xml:space="preserve"> </w:delText>
        </w:r>
      </w:del>
      <w:r w:rsidRPr="00EC7010">
        <w:t xml:space="preserve">Don’t change the values </w:t>
      </w:r>
      <w:del w:id="152" w:author="guido de Zeeuw" w:date="2022-08-21T11:58:00Z">
        <w:r w:rsidRPr="00EC7010" w:rsidDel="00886ADF">
          <w:delText>here</w:delText>
        </w:r>
      </w:del>
      <w:ins w:id="153" w:author="guido de Zeeuw" w:date="2022-08-21T11:58:00Z">
        <w:r w:rsidR="00886ADF" w:rsidRPr="00EC7010">
          <w:t xml:space="preserve">in the column </w:t>
        </w:r>
      </w:ins>
      <w:ins w:id="154" w:author="guido de Zeeuw" w:date="2022-08-21T11:59:00Z">
        <w:r w:rsidR="00886ADF" w:rsidRPr="00EC7010">
          <w:t>‘</w:t>
        </w:r>
        <w:proofErr w:type="gramStart"/>
        <w:r w:rsidR="00886ADF" w:rsidRPr="00EC7010">
          <w:t>concentrations’</w:t>
        </w:r>
        <w:proofErr w:type="gramEnd"/>
        <w:r w:rsidR="00886ADF" w:rsidRPr="00EC7010">
          <w:t>. You can, but this does not matter as</w:t>
        </w:r>
      </w:ins>
      <w:del w:id="155" w:author="guido de Zeeuw" w:date="2022-08-21T11:59:00Z">
        <w:r w:rsidRPr="00EC7010" w:rsidDel="00886ADF">
          <w:delText>,</w:delText>
        </w:r>
      </w:del>
      <w:r w:rsidRPr="00EC7010">
        <w:t xml:space="preserve"> this will be done later in Python</w:t>
      </w:r>
      <w:ins w:id="156" w:author="guido de Zeeuw" w:date="2022-08-21T11:59:00Z">
        <w:r w:rsidR="00886ADF" w:rsidRPr="00EC7010">
          <w:t xml:space="preserve"> as well</w:t>
        </w:r>
      </w:ins>
      <w:r w:rsidRPr="00EC7010">
        <w:t>.</w:t>
      </w:r>
    </w:p>
    <w:p w14:paraId="10C4B12E" w14:textId="77777777" w:rsidR="00D4187F" w:rsidRPr="00EC7010" w:rsidRDefault="00D4187F" w:rsidP="007B1F35"/>
    <w:p w14:paraId="1A02EF51" w14:textId="64CDDED1" w:rsidR="007B1F35" w:rsidRPr="00EC7010" w:rsidRDefault="007B1F35" w:rsidP="007B1F35">
      <w:pPr>
        <w:rPr>
          <w:b/>
          <w:bCs/>
          <w:u w:val="single"/>
        </w:rPr>
      </w:pPr>
      <w:r w:rsidRPr="00EC7010">
        <w:rPr>
          <w:b/>
          <w:bCs/>
          <w:u w:val="single"/>
        </w:rPr>
        <w:t>Step 3: select reaction network</w:t>
      </w:r>
    </w:p>
    <w:p w14:paraId="48E9DF1A" w14:textId="4BBB6F77" w:rsidR="00D4187F" w:rsidRPr="00EC7010" w:rsidRDefault="00D4187F" w:rsidP="007B1F35">
      <w:r w:rsidRPr="00EC7010">
        <w:t>The next step is the selection of the reaction network</w:t>
      </w:r>
      <w:r w:rsidR="002127FB" w:rsidRPr="00EC7010">
        <w:t xml:space="preserve"> (in the Phases &amp; Reactions tab)</w:t>
      </w:r>
      <w:r w:rsidRPr="00EC7010">
        <w:t xml:space="preserve">. This is an important step that requires the user to critically think </w:t>
      </w:r>
      <w:r w:rsidR="002127FB" w:rsidRPr="00EC7010">
        <w:t xml:space="preserve">about the problem at hand. If a reaction is selected, ORCHESTRA takes this reaction into account when calculating chemical equilibrium. </w:t>
      </w:r>
      <w:r w:rsidR="00EE249A" w:rsidRPr="00EC7010">
        <w:t xml:space="preserve">In this example, we assumed that the system calculates equilibrium at </w:t>
      </w:r>
      <m:oMath>
        <m:r>
          <w:rPr>
            <w:rFonts w:ascii="Cambria Math" w:hAnsi="Cambria Math"/>
          </w:rPr>
          <m:t>t=∞</m:t>
        </m:r>
      </m:oMath>
      <w:r w:rsidR="00EE249A" w:rsidRPr="00EC7010">
        <w:rPr>
          <w:rFonts w:eastAsiaTheme="minorEastAsia"/>
        </w:rPr>
        <w:t xml:space="preserve">. Therefore, all reactions need to be considered. </w:t>
      </w:r>
    </w:p>
    <w:p w14:paraId="73BA0506" w14:textId="13F6EE12" w:rsidR="007B1F35" w:rsidRPr="00EC7010" w:rsidRDefault="007B1F35" w:rsidP="007B1F35">
      <w:pPr>
        <w:pStyle w:val="ListParagraph"/>
        <w:numPr>
          <w:ilvl w:val="0"/>
          <w:numId w:val="9"/>
        </w:numPr>
        <w:rPr>
          <w:sz w:val="20"/>
          <w:szCs w:val="20"/>
        </w:rPr>
      </w:pPr>
      <w:r w:rsidRPr="00EC7010">
        <w:rPr>
          <w:sz w:val="20"/>
          <w:szCs w:val="20"/>
        </w:rPr>
        <w:t>Navigate to the Phases &amp; Reactions tab.</w:t>
      </w:r>
    </w:p>
    <w:p w14:paraId="0317E828" w14:textId="1A3F53C1" w:rsidR="007B1F35" w:rsidRPr="00EC7010" w:rsidRDefault="00EE249A" w:rsidP="007B1F35">
      <w:pPr>
        <w:pStyle w:val="ListParagraph"/>
        <w:numPr>
          <w:ilvl w:val="0"/>
          <w:numId w:val="9"/>
        </w:numPr>
        <w:rPr>
          <w:sz w:val="20"/>
          <w:szCs w:val="20"/>
        </w:rPr>
      </w:pPr>
      <w:r w:rsidRPr="00EC7010">
        <w:rPr>
          <w:sz w:val="20"/>
          <w:szCs w:val="20"/>
        </w:rPr>
        <w:t>Check all reactions.</w:t>
      </w:r>
    </w:p>
    <w:tbl>
      <w:tblPr>
        <w:tblStyle w:val="TableGrid"/>
        <w:tblW w:w="0" w:type="auto"/>
        <w:tblLook w:val="04A0" w:firstRow="1" w:lastRow="0" w:firstColumn="1" w:lastColumn="0" w:noHBand="0" w:noVBand="1"/>
      </w:tblPr>
      <w:tblGrid>
        <w:gridCol w:w="9016"/>
      </w:tblGrid>
      <w:tr w:rsidR="007B1F35" w:rsidRPr="00EC7010" w14:paraId="5CE4BDDC" w14:textId="77777777" w:rsidTr="007B1F35">
        <w:tc>
          <w:tcPr>
            <w:tcW w:w="9016" w:type="dxa"/>
          </w:tcPr>
          <w:p w14:paraId="3F19D3F2" w14:textId="22CF1B15" w:rsidR="007B1F35" w:rsidRPr="00EC7010" w:rsidRDefault="00EE249A" w:rsidP="007B1F35">
            <w:r w:rsidRPr="00EC7010">
              <w:rPr>
                <w:noProof/>
                <w:lang w:eastAsia="en-GB"/>
              </w:rPr>
              <w:drawing>
                <wp:inline distT="0" distB="0" distL="0" distR="0" wp14:anchorId="7E4EC6F9" wp14:editId="6476C33A">
                  <wp:extent cx="5418667" cy="1736064"/>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9546"/>
                          <a:stretch/>
                        </pic:blipFill>
                        <pic:spPr bwMode="auto">
                          <a:xfrm>
                            <a:off x="0" y="0"/>
                            <a:ext cx="5436033" cy="17416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500F5A9" w14:textId="77777777" w:rsidR="00C23490" w:rsidRPr="00EC7010" w:rsidRDefault="00C23490" w:rsidP="007B1F35">
      <w:pPr>
        <w:rPr>
          <w:b/>
          <w:bCs/>
          <w:u w:val="single"/>
        </w:rPr>
      </w:pPr>
    </w:p>
    <w:p w14:paraId="027ADDC8" w14:textId="1D4A4334" w:rsidR="007B1F35" w:rsidRPr="00EC7010" w:rsidRDefault="007B1F35" w:rsidP="007B1F35">
      <w:pPr>
        <w:rPr>
          <w:b/>
          <w:bCs/>
          <w:u w:val="single"/>
        </w:rPr>
      </w:pPr>
      <w:r w:rsidRPr="00EC7010">
        <w:rPr>
          <w:b/>
          <w:bCs/>
          <w:u w:val="single"/>
        </w:rPr>
        <w:t>Step 4: export chemistry text file</w:t>
      </w:r>
    </w:p>
    <w:p w14:paraId="5C8210AB" w14:textId="50C27EF2" w:rsidR="007B1F35" w:rsidRPr="00EC7010" w:rsidRDefault="007B1F35" w:rsidP="007B1F35">
      <w:pPr>
        <w:pStyle w:val="ListParagraph"/>
        <w:numPr>
          <w:ilvl w:val="0"/>
          <w:numId w:val="10"/>
        </w:numPr>
        <w:rPr>
          <w:sz w:val="20"/>
          <w:szCs w:val="20"/>
        </w:rPr>
      </w:pPr>
      <w:r w:rsidRPr="00EC7010">
        <w:rPr>
          <w:sz w:val="20"/>
          <w:szCs w:val="20"/>
        </w:rPr>
        <w:t>The chemistry setup is finalized! Export the chemistry file by selecting ‘Export’ at the top.</w:t>
      </w:r>
    </w:p>
    <w:p w14:paraId="508CF223" w14:textId="50A39FD5" w:rsidR="007B1F35" w:rsidRPr="00EC7010" w:rsidRDefault="007B1F35" w:rsidP="007B1F35">
      <w:pPr>
        <w:pStyle w:val="ListParagraph"/>
        <w:numPr>
          <w:ilvl w:val="0"/>
          <w:numId w:val="10"/>
        </w:numPr>
        <w:rPr>
          <w:sz w:val="20"/>
          <w:szCs w:val="20"/>
        </w:rPr>
      </w:pPr>
      <w:r w:rsidRPr="00EC7010">
        <w:rPr>
          <w:sz w:val="20"/>
          <w:szCs w:val="20"/>
        </w:rPr>
        <w:t>A text</w:t>
      </w:r>
      <w:r w:rsidR="00007095" w:rsidRPr="00EC7010">
        <w:rPr>
          <w:sz w:val="20"/>
          <w:szCs w:val="20"/>
        </w:rPr>
        <w:t xml:space="preserve"> </w:t>
      </w:r>
      <w:r w:rsidRPr="00EC7010">
        <w:rPr>
          <w:sz w:val="20"/>
          <w:szCs w:val="20"/>
        </w:rPr>
        <w:t>file called ‘chemistry1.inp’ is created in the ORCHESTRA folder.</w:t>
      </w:r>
    </w:p>
    <w:p w14:paraId="3037885E" w14:textId="77777777" w:rsidR="002225B7" w:rsidRPr="00EC7010" w:rsidRDefault="002225B7" w:rsidP="002225B7"/>
    <w:p w14:paraId="43C72CB4" w14:textId="39E69485" w:rsidR="007B1F35" w:rsidRPr="00EC7010" w:rsidRDefault="007B1F35" w:rsidP="008C45F1">
      <w:pPr>
        <w:pStyle w:val="Heading3"/>
      </w:pPr>
      <w:r w:rsidRPr="00EC7010">
        <w:t>Calculating chemistry with Python.</w:t>
      </w:r>
    </w:p>
    <w:p w14:paraId="26B36B95" w14:textId="6DB4142B" w:rsidR="00B34A0E" w:rsidRPr="00EC7010" w:rsidRDefault="00B34A0E" w:rsidP="007B1F35">
      <w:r w:rsidRPr="00EC7010">
        <w:t>For this example, we will examine what the effects of pH are on the system composition</w:t>
      </w:r>
      <w:r w:rsidR="00007095" w:rsidRPr="00EC7010">
        <w:t xml:space="preserve"> at equilibrium</w:t>
      </w:r>
      <w:r w:rsidRPr="00EC7010">
        <w:t xml:space="preserve">. In Python, the pH is changed iteratively. For every pH, </w:t>
      </w:r>
      <w:r w:rsidR="00007095" w:rsidRPr="00EC7010">
        <w:t xml:space="preserve">a new </w:t>
      </w:r>
      <w:r w:rsidRPr="00EC7010">
        <w:t xml:space="preserve">equilibrium </w:t>
      </w:r>
      <w:r w:rsidR="00007095" w:rsidRPr="00EC7010">
        <w:t xml:space="preserve">composition </w:t>
      </w:r>
      <w:r w:rsidRPr="00EC7010">
        <w:t xml:space="preserve">is calculated using ORCHESTRA. </w:t>
      </w:r>
      <w:r w:rsidR="00007095" w:rsidRPr="00EC7010">
        <w:t>In turn, t</w:t>
      </w:r>
      <w:r w:rsidRPr="00EC7010">
        <w:t>he results are plotted using Python.</w:t>
      </w:r>
    </w:p>
    <w:p w14:paraId="5C82A367" w14:textId="77777777" w:rsidR="00B34A0E" w:rsidRPr="00EC7010" w:rsidRDefault="00B34A0E" w:rsidP="007B1F35"/>
    <w:p w14:paraId="36C4A0EA" w14:textId="77777777" w:rsidR="00B34A0E" w:rsidRPr="00EC7010" w:rsidRDefault="00B34A0E" w:rsidP="007B1F35">
      <w:pPr>
        <w:rPr>
          <w:b/>
          <w:bCs/>
          <w:u w:val="single"/>
        </w:rPr>
      </w:pPr>
      <w:r w:rsidRPr="00EC7010">
        <w:rPr>
          <w:b/>
          <w:bCs/>
          <w:u w:val="single"/>
        </w:rPr>
        <w:t>Step 1: create .</w:t>
      </w:r>
      <w:proofErr w:type="spellStart"/>
      <w:r w:rsidRPr="00EC7010">
        <w:rPr>
          <w:b/>
          <w:bCs/>
          <w:u w:val="single"/>
        </w:rPr>
        <w:t>py</w:t>
      </w:r>
      <w:proofErr w:type="spellEnd"/>
      <w:r w:rsidRPr="00EC7010">
        <w:rPr>
          <w:b/>
          <w:bCs/>
          <w:u w:val="single"/>
        </w:rPr>
        <w:t xml:space="preserve"> file and import modules.</w:t>
      </w:r>
    </w:p>
    <w:p w14:paraId="2A3C5037" w14:textId="48B0807D" w:rsidR="007B1F35" w:rsidRPr="00C60A8D" w:rsidRDefault="00B34A0E" w:rsidP="00B34A0E">
      <w:pPr>
        <w:pStyle w:val="ListParagraph"/>
        <w:numPr>
          <w:ilvl w:val="0"/>
          <w:numId w:val="11"/>
        </w:numPr>
        <w:rPr>
          <w:sz w:val="20"/>
          <w:szCs w:val="20"/>
        </w:rPr>
      </w:pPr>
      <w:r w:rsidRPr="00C60A8D">
        <w:rPr>
          <w:sz w:val="20"/>
          <w:szCs w:val="20"/>
        </w:rPr>
        <w:t>Open a new python file and call it ‘carbonate_species.py’</w:t>
      </w:r>
    </w:p>
    <w:p w14:paraId="7F576E86" w14:textId="7154E32C" w:rsidR="00B34A0E" w:rsidRPr="00C60A8D" w:rsidRDefault="00B34A0E" w:rsidP="00B34A0E">
      <w:pPr>
        <w:pStyle w:val="ListParagraph"/>
        <w:numPr>
          <w:ilvl w:val="0"/>
          <w:numId w:val="11"/>
        </w:numPr>
        <w:rPr>
          <w:sz w:val="20"/>
          <w:szCs w:val="20"/>
        </w:rPr>
      </w:pPr>
      <w:r w:rsidRPr="00C60A8D">
        <w:rPr>
          <w:sz w:val="20"/>
          <w:szCs w:val="20"/>
        </w:rPr>
        <w:lastRenderedPageBreak/>
        <w:t>Start the file by importing the required submodules:</w:t>
      </w:r>
    </w:p>
    <w:p w14:paraId="1FE3665A" w14:textId="77777777" w:rsidR="00B34A0E" w:rsidRPr="00EC7010" w:rsidRDefault="00B34A0E" w:rsidP="00B34A0E">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import </w:t>
      </w:r>
      <w:proofErr w:type="spellStart"/>
      <w:r w:rsidRPr="00EC7010">
        <w:rPr>
          <w:rFonts w:ascii="Consolas" w:hAnsi="Consolas" w:cs="Consolas"/>
          <w:sz w:val="17"/>
          <w:szCs w:val="17"/>
          <w:lang w:val="en-US"/>
        </w:rPr>
        <w:t>numpy</w:t>
      </w:r>
      <w:proofErr w:type="spellEnd"/>
      <w:r w:rsidRPr="00EC7010">
        <w:rPr>
          <w:rFonts w:ascii="Consolas" w:hAnsi="Consolas" w:cs="Consolas"/>
          <w:sz w:val="17"/>
          <w:szCs w:val="17"/>
          <w:lang w:val="en-US"/>
        </w:rPr>
        <w:t xml:space="preserve"> as np</w:t>
      </w:r>
    </w:p>
    <w:p w14:paraId="3FEC93B4" w14:textId="77777777" w:rsidR="00B34A0E" w:rsidRPr="00EC7010" w:rsidRDefault="00B34A0E" w:rsidP="00B34A0E">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import </w:t>
      </w:r>
      <w:proofErr w:type="spellStart"/>
      <w:r w:rsidRPr="00EC7010">
        <w:rPr>
          <w:rFonts w:ascii="Consolas" w:hAnsi="Consolas" w:cs="Consolas"/>
          <w:sz w:val="17"/>
          <w:szCs w:val="17"/>
          <w:lang w:val="en-US"/>
        </w:rPr>
        <w:t>matplotlib.pyplot</w:t>
      </w:r>
      <w:proofErr w:type="spellEnd"/>
      <w:r w:rsidRPr="00EC7010">
        <w:rPr>
          <w:rFonts w:ascii="Consolas" w:hAnsi="Consolas" w:cs="Consolas"/>
          <w:sz w:val="17"/>
          <w:szCs w:val="17"/>
          <w:lang w:val="en-US"/>
        </w:rPr>
        <w:t xml:space="preserve"> as </w:t>
      </w:r>
      <w:proofErr w:type="spellStart"/>
      <w:r w:rsidRPr="00EC7010">
        <w:rPr>
          <w:rFonts w:ascii="Consolas" w:hAnsi="Consolas" w:cs="Consolas"/>
          <w:sz w:val="17"/>
          <w:szCs w:val="17"/>
          <w:lang w:val="en-US"/>
        </w:rPr>
        <w:t>plt</w:t>
      </w:r>
      <w:proofErr w:type="spellEnd"/>
    </w:p>
    <w:p w14:paraId="7B8E9AD9" w14:textId="5ECED5CA" w:rsidR="00B34A0E" w:rsidRPr="00EC7010" w:rsidRDefault="00B34A0E" w:rsidP="00B34A0E">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import </w:t>
      </w:r>
      <w:proofErr w:type="spellStart"/>
      <w:r w:rsidRPr="00EC7010">
        <w:rPr>
          <w:rFonts w:ascii="Consolas" w:hAnsi="Consolas" w:cs="Consolas"/>
          <w:sz w:val="17"/>
          <w:szCs w:val="17"/>
          <w:lang w:val="en-US"/>
        </w:rPr>
        <w:t>PyORCHESTRA</w:t>
      </w:r>
      <w:proofErr w:type="spellEnd"/>
      <w:r w:rsidRPr="00EC7010">
        <w:rPr>
          <w:rFonts w:ascii="Consolas" w:hAnsi="Consolas" w:cs="Consolas"/>
          <w:sz w:val="17"/>
          <w:szCs w:val="17"/>
          <w:lang w:val="en-US"/>
        </w:rPr>
        <w:t xml:space="preserve"> # here, the ORCHESTRA submodule is imported</w:t>
      </w:r>
    </w:p>
    <w:p w14:paraId="609C0A04" w14:textId="71EB3AC0" w:rsidR="00B34A0E" w:rsidRPr="00EC7010" w:rsidRDefault="00B34A0E" w:rsidP="00B34A0E"/>
    <w:p w14:paraId="6839DA33" w14:textId="193C27BC" w:rsidR="00B34A0E" w:rsidRPr="00EC7010" w:rsidRDefault="00B34A0E" w:rsidP="00B34A0E">
      <w:pPr>
        <w:rPr>
          <w:b/>
          <w:bCs/>
          <w:u w:val="single"/>
        </w:rPr>
      </w:pPr>
      <w:r w:rsidRPr="00EC7010">
        <w:rPr>
          <w:b/>
          <w:bCs/>
          <w:u w:val="single"/>
        </w:rPr>
        <w:t>Step 2: get the ORCHESTRA function class ‘p’.</w:t>
      </w:r>
    </w:p>
    <w:p w14:paraId="75EC4420" w14:textId="717CEB25" w:rsidR="00B34A0E" w:rsidRPr="00EC7010" w:rsidRDefault="00B34A0E" w:rsidP="00B34A0E">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p = </w:t>
      </w:r>
      <w:proofErr w:type="spellStart"/>
      <w:r w:rsidRPr="00EC7010">
        <w:rPr>
          <w:rFonts w:ascii="Consolas" w:hAnsi="Consolas" w:cs="Consolas"/>
          <w:sz w:val="17"/>
          <w:szCs w:val="17"/>
          <w:lang w:val="en-US"/>
        </w:rPr>
        <w:t>PyORCHESTRA.ORCHESTRA</w:t>
      </w:r>
      <w:proofErr w:type="spellEnd"/>
      <w:r w:rsidRPr="00EC7010">
        <w:rPr>
          <w:rFonts w:ascii="Consolas" w:hAnsi="Consolas" w:cs="Consolas"/>
          <w:sz w:val="17"/>
          <w:szCs w:val="17"/>
          <w:lang w:val="en-US"/>
        </w:rPr>
        <w:t>()</w:t>
      </w:r>
    </w:p>
    <w:p w14:paraId="33CD06CD" w14:textId="6055D510" w:rsidR="00B34A0E" w:rsidRPr="00EC7010" w:rsidRDefault="00B34A0E" w:rsidP="00B34A0E">
      <w:pPr>
        <w:rPr>
          <w:u w:val="single"/>
        </w:rPr>
      </w:pPr>
    </w:p>
    <w:p w14:paraId="57DBB2EF" w14:textId="23F2E5C9" w:rsidR="00B34A0E" w:rsidRPr="00EC7010" w:rsidRDefault="00B34A0E" w:rsidP="00B34A0E">
      <w:pPr>
        <w:rPr>
          <w:b/>
          <w:bCs/>
          <w:u w:val="single"/>
        </w:rPr>
      </w:pPr>
      <w:r w:rsidRPr="00EC7010">
        <w:rPr>
          <w:b/>
          <w:bCs/>
          <w:u w:val="single"/>
        </w:rPr>
        <w:t>Step 3: Initialise the ORCHESTRA calculator.</w:t>
      </w:r>
    </w:p>
    <w:p w14:paraId="386611A8" w14:textId="6F1C9D37" w:rsidR="005451D5" w:rsidRPr="00EC7010" w:rsidRDefault="005451D5" w:rsidP="00B34A0E">
      <w:r w:rsidRPr="00EC7010">
        <w:t>Now, the user must define the boundary conditions of the system for which chemical equilibrium will be calculated.</w:t>
      </w:r>
    </w:p>
    <w:p w14:paraId="4C22D040" w14:textId="7B869EAC" w:rsidR="00B34A0E" w:rsidRPr="00EC7010" w:rsidRDefault="005451D5" w:rsidP="00B34A0E">
      <w:pPr>
        <w:pStyle w:val="ListParagraph"/>
        <w:numPr>
          <w:ilvl w:val="0"/>
          <w:numId w:val="12"/>
        </w:numPr>
        <w:rPr>
          <w:sz w:val="20"/>
          <w:szCs w:val="20"/>
          <w:u w:val="single"/>
        </w:rPr>
      </w:pPr>
      <w:r w:rsidRPr="00EC7010">
        <w:rPr>
          <w:sz w:val="20"/>
          <w:szCs w:val="20"/>
        </w:rPr>
        <w:t>Name</w:t>
      </w:r>
      <w:r w:rsidR="00504E6A" w:rsidRPr="00EC7010">
        <w:rPr>
          <w:sz w:val="20"/>
          <w:szCs w:val="20"/>
        </w:rPr>
        <w:t xml:space="preserve"> the chemistry text file. </w:t>
      </w:r>
      <w:proofErr w:type="spellStart"/>
      <w:r w:rsidR="00504E6A" w:rsidRPr="00EC7010">
        <w:rPr>
          <w:sz w:val="20"/>
          <w:szCs w:val="20"/>
        </w:rPr>
        <w:t>InputFile</w:t>
      </w:r>
      <w:proofErr w:type="spellEnd"/>
      <w:r w:rsidR="00504E6A" w:rsidRPr="00EC7010">
        <w:rPr>
          <w:sz w:val="20"/>
          <w:szCs w:val="20"/>
        </w:rPr>
        <w:t xml:space="preserve"> = ‘chemistry1.inp’</w:t>
      </w:r>
    </w:p>
    <w:p w14:paraId="00C77B0A" w14:textId="0EE9D0D9" w:rsidR="00504E6A" w:rsidRPr="00EC7010" w:rsidRDefault="00504E6A" w:rsidP="00B34A0E">
      <w:pPr>
        <w:pStyle w:val="ListParagraph"/>
        <w:numPr>
          <w:ilvl w:val="0"/>
          <w:numId w:val="12"/>
        </w:numPr>
        <w:rPr>
          <w:sz w:val="20"/>
          <w:szCs w:val="20"/>
          <w:u w:val="single"/>
        </w:rPr>
      </w:pPr>
      <w:r w:rsidRPr="00EC7010">
        <w:rPr>
          <w:sz w:val="20"/>
          <w:szCs w:val="20"/>
        </w:rPr>
        <w:t>Specify the number of cells. Here we will consider a 0-D system</w:t>
      </w:r>
      <w:r w:rsidR="005451D5" w:rsidRPr="00EC7010">
        <w:rPr>
          <w:sz w:val="20"/>
          <w:szCs w:val="20"/>
        </w:rPr>
        <w:t xml:space="preserve">. </w:t>
      </w:r>
    </w:p>
    <w:p w14:paraId="0C9C84AE" w14:textId="6F0E6E28" w:rsidR="00504E6A" w:rsidRPr="00EC7010" w:rsidRDefault="00504E6A" w:rsidP="00B34A0E">
      <w:pPr>
        <w:pStyle w:val="ListParagraph"/>
        <w:numPr>
          <w:ilvl w:val="0"/>
          <w:numId w:val="12"/>
        </w:numPr>
        <w:rPr>
          <w:sz w:val="20"/>
          <w:szCs w:val="20"/>
          <w:u w:val="single"/>
        </w:rPr>
      </w:pPr>
      <w:r w:rsidRPr="00EC7010">
        <w:rPr>
          <w:sz w:val="20"/>
          <w:szCs w:val="20"/>
        </w:rPr>
        <w:t xml:space="preserve">Specify the variables that will be used as input. Here, this includes the bulk composition (total </w:t>
      </w:r>
      <m:oMath>
        <m:r>
          <w:rPr>
            <w:rFonts w:ascii="Cambria Math" w:hAnsi="Cambria Math"/>
            <w:sz w:val="20"/>
            <w:szCs w:val="20"/>
          </w:rPr>
          <m:t>C</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oMath>
      <w:r w:rsidRPr="00EC7010">
        <w:rPr>
          <w:rFonts w:eastAsiaTheme="minorEastAsia"/>
          <w:sz w:val="20"/>
          <w:szCs w:val="20"/>
        </w:rPr>
        <w:t xml:space="preserve"> and </w:t>
      </w:r>
      <m:oMath>
        <m:r>
          <w:rPr>
            <w:rFonts w:ascii="Cambria Math" w:eastAsiaTheme="minorEastAsia" w:hAnsi="Cambria Math"/>
            <w:sz w:val="20"/>
            <w:szCs w:val="20"/>
          </w:rPr>
          <m:t>C</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O</m:t>
            </m:r>
          </m:e>
          <m:sub>
            <m:r>
              <w:rPr>
                <w:rFonts w:ascii="Cambria Math" w:eastAsiaTheme="minorEastAsia" w:hAnsi="Cambria Math"/>
                <w:sz w:val="20"/>
                <w:szCs w:val="20"/>
              </w:rPr>
              <m:t>3</m:t>
            </m:r>
          </m:sub>
          <m:sup>
            <m:r>
              <w:rPr>
                <w:rFonts w:ascii="Cambria Math" w:eastAsiaTheme="minorEastAsia" w:hAnsi="Cambria Math"/>
                <w:sz w:val="20"/>
                <w:szCs w:val="20"/>
              </w:rPr>
              <m:t>-2</m:t>
            </m:r>
          </m:sup>
        </m:sSubSup>
      </m:oMath>
      <w:r w:rsidRPr="00EC7010">
        <w:rPr>
          <w:rFonts w:eastAsiaTheme="minorEastAsia"/>
          <w:sz w:val="20"/>
          <w:szCs w:val="20"/>
        </w:rPr>
        <w:t xml:space="preserve"> in the system) and pH. In addition to this, ORCHESTRA comes with pre-available parameters such as porosity and saturation.</w:t>
      </w:r>
      <w:r w:rsidR="00853EEA" w:rsidRPr="00EC7010">
        <w:rPr>
          <w:rFonts w:eastAsiaTheme="minorEastAsia"/>
          <w:sz w:val="20"/>
          <w:szCs w:val="20"/>
        </w:rPr>
        <w:t xml:space="preserve"> </w:t>
      </w:r>
    </w:p>
    <w:p w14:paraId="661202E6" w14:textId="7F51EDD5" w:rsidR="00504E6A" w:rsidRPr="00EC7010" w:rsidRDefault="00504E6A" w:rsidP="00B34A0E">
      <w:pPr>
        <w:pStyle w:val="ListParagraph"/>
        <w:numPr>
          <w:ilvl w:val="0"/>
          <w:numId w:val="12"/>
        </w:numPr>
        <w:rPr>
          <w:sz w:val="20"/>
          <w:szCs w:val="20"/>
          <w:u w:val="single"/>
        </w:rPr>
      </w:pPr>
      <w:r w:rsidRPr="00EC7010">
        <w:rPr>
          <w:rFonts w:eastAsiaTheme="minorEastAsia"/>
          <w:sz w:val="20"/>
          <w:szCs w:val="20"/>
        </w:rPr>
        <w:t xml:space="preserve">Specify the variables that the user wants as output. Here, this includes the concentration of several important species (e.g. </w:t>
      </w:r>
      <m:oMath>
        <m:r>
          <w:rPr>
            <w:rFonts w:ascii="Cambria Math" w:eastAsiaTheme="minorEastAsia" w:hAnsi="Cambria Math"/>
            <w:sz w:val="20"/>
            <w:szCs w:val="20"/>
          </w:rPr>
          <m:t>CaC</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3</m:t>
            </m:r>
          </m:sub>
        </m:sSub>
      </m:oMath>
      <w:r w:rsidRPr="00EC7010">
        <w:rPr>
          <w:rFonts w:eastAsiaTheme="minorEastAsia"/>
          <w:sz w:val="20"/>
          <w:szCs w:val="20"/>
        </w:rPr>
        <w:t xml:space="preserve"> and </w:t>
      </w:r>
      <m:oMath>
        <m:r>
          <w:rPr>
            <w:rFonts w:ascii="Cambria Math" w:eastAsiaTheme="minorEastAsia" w:hAnsi="Cambria Math"/>
            <w:sz w:val="20"/>
            <w:szCs w:val="20"/>
          </w:rPr>
          <m:t>C</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O</m:t>
            </m:r>
          </m:e>
          <m:sub>
            <m:r>
              <w:rPr>
                <w:rFonts w:ascii="Cambria Math" w:eastAsiaTheme="minorEastAsia" w:hAnsi="Cambria Math"/>
                <w:sz w:val="20"/>
                <w:szCs w:val="20"/>
              </w:rPr>
              <m:t>3</m:t>
            </m:r>
          </m:sub>
          <m:sup>
            <m:r>
              <w:rPr>
                <w:rFonts w:ascii="Cambria Math" w:eastAsiaTheme="minorEastAsia" w:hAnsi="Cambria Math"/>
                <w:sz w:val="20"/>
                <w:szCs w:val="20"/>
              </w:rPr>
              <m:t>-2</m:t>
            </m:r>
          </m:sup>
        </m:sSubSup>
      </m:oMath>
      <w:r w:rsidRPr="00EC7010">
        <w:rPr>
          <w:rFonts w:eastAsiaTheme="minorEastAsia"/>
          <w:sz w:val="20"/>
          <w:szCs w:val="20"/>
        </w:rPr>
        <w:t>).</w:t>
      </w:r>
      <w:r w:rsidR="00853EEA" w:rsidRPr="00EC7010">
        <w:rPr>
          <w:rFonts w:eastAsiaTheme="minorEastAsia"/>
          <w:sz w:val="20"/>
          <w:szCs w:val="20"/>
        </w:rPr>
        <w:t xml:space="preserve"> </w:t>
      </w:r>
    </w:p>
    <w:p w14:paraId="051E0A48" w14:textId="2A118203" w:rsidR="00853EEA" w:rsidRPr="00EC7010" w:rsidRDefault="00853EEA" w:rsidP="00B34A0E">
      <w:pPr>
        <w:pStyle w:val="ListParagraph"/>
        <w:numPr>
          <w:ilvl w:val="0"/>
          <w:numId w:val="12"/>
        </w:numPr>
        <w:rPr>
          <w:sz w:val="20"/>
          <w:szCs w:val="20"/>
          <w:u w:val="single"/>
        </w:rPr>
      </w:pPr>
      <w:r w:rsidRPr="00EC7010">
        <w:rPr>
          <w:rFonts w:eastAsiaTheme="minorEastAsia"/>
          <w:sz w:val="20"/>
          <w:szCs w:val="20"/>
        </w:rPr>
        <w:t>Call the function ‘</w:t>
      </w:r>
      <w:proofErr w:type="spellStart"/>
      <w:r w:rsidRPr="00EC7010">
        <w:rPr>
          <w:rFonts w:eastAsiaTheme="minorEastAsia"/>
          <w:sz w:val="20"/>
          <w:szCs w:val="20"/>
        </w:rPr>
        <w:t>initialise</w:t>
      </w:r>
      <w:proofErr w:type="spellEnd"/>
      <w:r w:rsidRPr="00EC7010">
        <w:rPr>
          <w:rFonts w:eastAsiaTheme="minorEastAsia"/>
          <w:sz w:val="20"/>
          <w:szCs w:val="20"/>
        </w:rPr>
        <w:t>’</w:t>
      </w:r>
      <w:r w:rsidR="005451D5" w:rsidRPr="00EC7010">
        <w:rPr>
          <w:rFonts w:eastAsiaTheme="minorEastAsia"/>
          <w:sz w:val="20"/>
          <w:szCs w:val="20"/>
        </w:rPr>
        <w:t xml:space="preserve"> to initialize the ORCHESTRA calculator object.</w:t>
      </w:r>
    </w:p>
    <w:p w14:paraId="162F1AEA" w14:textId="4024E58A" w:rsidR="00504E6A" w:rsidRPr="00EC7010" w:rsidRDefault="00504E6A" w:rsidP="00504E6A">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InputFile</w:t>
      </w:r>
      <w:proofErr w:type="spellEnd"/>
      <w:r w:rsidRPr="00EC7010">
        <w:rPr>
          <w:rFonts w:ascii="Consolas" w:hAnsi="Consolas" w:cs="Consolas"/>
          <w:sz w:val="17"/>
          <w:szCs w:val="17"/>
          <w:lang w:val="en-US"/>
        </w:rPr>
        <w:t xml:space="preserve"> = ‘chemistry1.inp’</w:t>
      </w:r>
    </w:p>
    <w:p w14:paraId="6286BD9E" w14:textId="6366CB1A" w:rsidR="00504E6A" w:rsidRPr="00EC7010" w:rsidRDefault="00504E6A" w:rsidP="00504E6A">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NoCells</w:t>
      </w:r>
      <w:proofErr w:type="spellEnd"/>
      <w:r w:rsidRPr="00EC7010">
        <w:rPr>
          <w:rFonts w:ascii="Consolas" w:hAnsi="Consolas" w:cs="Consolas"/>
          <w:sz w:val="17"/>
          <w:szCs w:val="17"/>
          <w:lang w:val="en-US"/>
        </w:rPr>
        <w:t xml:space="preserve"> = 1 #only 1 cell to have a 0-D system</w:t>
      </w:r>
    </w:p>
    <w:p w14:paraId="798A821A" w14:textId="12EBFB67" w:rsidR="00504E6A" w:rsidRPr="00EC7010" w:rsidRDefault="00504E6A" w:rsidP="00504E6A">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w:t>
      </w:r>
      <w:proofErr w:type="spellStart"/>
      <w:r w:rsidRPr="00EC7010">
        <w:rPr>
          <w:rFonts w:ascii="Consolas" w:hAnsi="Consolas" w:cs="Consolas"/>
          <w:sz w:val="17"/>
          <w:szCs w:val="17"/>
          <w:lang w:val="en-US"/>
        </w:rPr>
        <w:t>np.array</w:t>
      </w:r>
      <w:proofErr w:type="spellEnd"/>
      <w:r w:rsidRPr="00EC7010">
        <w:rPr>
          <w:rFonts w:ascii="Consolas" w:hAnsi="Consolas" w:cs="Consolas"/>
          <w:sz w:val="17"/>
          <w:szCs w:val="17"/>
          <w:lang w:val="en-US"/>
        </w:rPr>
        <w:t>([‘Ca+2.tot’, ‘CO3-2.tot’, ‘</w:t>
      </w:r>
      <w:r w:rsidR="00853EEA" w:rsidRPr="00EC7010">
        <w:rPr>
          <w:rFonts w:ascii="Consolas" w:hAnsi="Consolas" w:cs="Consolas"/>
          <w:sz w:val="17"/>
          <w:szCs w:val="17"/>
          <w:lang w:val="en-US"/>
        </w:rPr>
        <w:t>pH’, ‘porosity’, ‘saturation’])</w:t>
      </w:r>
    </w:p>
    <w:p w14:paraId="241E0D1B" w14:textId="77777777" w:rsidR="00B5673C" w:rsidRPr="00EC7010" w:rsidRDefault="00853EEA" w:rsidP="00504E6A">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 xml:space="preserve"> = </w:t>
      </w:r>
      <w:proofErr w:type="spellStart"/>
      <w:r w:rsidRPr="00EC7010">
        <w:rPr>
          <w:rFonts w:ascii="Consolas" w:hAnsi="Consolas" w:cs="Consolas"/>
          <w:sz w:val="17"/>
          <w:szCs w:val="17"/>
          <w:lang w:val="en-US"/>
        </w:rPr>
        <w:t>np.array</w:t>
      </w:r>
      <w:proofErr w:type="spellEnd"/>
      <w:r w:rsidRPr="00EC7010">
        <w:rPr>
          <w:rFonts w:ascii="Consolas" w:hAnsi="Consolas" w:cs="Consolas"/>
          <w:sz w:val="17"/>
          <w:szCs w:val="17"/>
          <w:lang w:val="en-US"/>
        </w:rPr>
        <w:t>([‘CaCO3.con’, ‘CO3-2.con’, ‘HCO3-.con’, ‘H2CO3.con’, ‘Ca+2.con’</w:t>
      </w:r>
      <w:r w:rsidR="00B5673C" w:rsidRPr="00EC7010">
        <w:rPr>
          <w:rFonts w:ascii="Consolas" w:hAnsi="Consolas" w:cs="Consolas"/>
          <w:sz w:val="17"/>
          <w:szCs w:val="17"/>
          <w:lang w:val="en-US"/>
        </w:rPr>
        <w:t xml:space="preserve">,    </w:t>
      </w:r>
    </w:p>
    <w:p w14:paraId="02184CBA" w14:textId="41120D51" w:rsidR="00853EEA" w:rsidRPr="00EC7010" w:rsidRDefault="00B5673C" w:rsidP="00504E6A">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ab/>
      </w:r>
      <w:r w:rsidRPr="00EC7010">
        <w:rPr>
          <w:rFonts w:ascii="Consolas" w:hAnsi="Consolas" w:cs="Consolas"/>
          <w:sz w:val="17"/>
          <w:szCs w:val="17"/>
          <w:lang w:val="en-US"/>
        </w:rPr>
        <w:tab/>
        <w:t>‘Calcite[s].min’</w:t>
      </w:r>
      <w:r w:rsidR="00853EEA" w:rsidRPr="00EC7010">
        <w:rPr>
          <w:rFonts w:ascii="Consolas" w:hAnsi="Consolas" w:cs="Consolas"/>
          <w:sz w:val="17"/>
          <w:szCs w:val="17"/>
          <w:lang w:val="en-US"/>
        </w:rPr>
        <w:t>])</w:t>
      </w:r>
    </w:p>
    <w:p w14:paraId="068CECE7" w14:textId="01BE5C41" w:rsidR="00504E6A" w:rsidRPr="00EC7010" w:rsidRDefault="00504E6A" w:rsidP="00504E6A">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7EE5D9F0" w14:textId="02D24496" w:rsidR="00853EEA" w:rsidRPr="00EC7010" w:rsidRDefault="00853EEA" w:rsidP="00504E6A">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p.initialise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InputFile</w:t>
      </w:r>
      <w:proofErr w:type="spellEnd"/>
      <w:r w:rsidRPr="00EC7010">
        <w:rPr>
          <w:rFonts w:ascii="Consolas" w:hAnsi="Consolas" w:cs="Consolas"/>
          <w:sz w:val="17"/>
          <w:szCs w:val="17"/>
          <w:lang w:val="en-US"/>
        </w:rPr>
        <w:t xml:space="preserve">, </w:t>
      </w:r>
      <w:proofErr w:type="spellStart"/>
      <w:r w:rsidRPr="00EC7010">
        <w:rPr>
          <w:rFonts w:ascii="Consolas" w:hAnsi="Consolas" w:cs="Consolas"/>
          <w:sz w:val="17"/>
          <w:szCs w:val="17"/>
          <w:lang w:val="en-US"/>
        </w:rPr>
        <w:t>NoCells</w:t>
      </w:r>
      <w:proofErr w:type="spellEnd"/>
      <w:r w:rsidRPr="00EC7010">
        <w:rPr>
          <w:rFonts w:ascii="Consolas" w:hAnsi="Consolas" w:cs="Consolas"/>
          <w:sz w:val="17"/>
          <w:szCs w:val="17"/>
          <w:lang w:val="en-US"/>
        </w:rPr>
        <w:t xml:space="preserve">, </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w:t>
      </w: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w:t>
      </w:r>
    </w:p>
    <w:p w14:paraId="72AD1EAE" w14:textId="17A4F2DD" w:rsidR="00504E6A" w:rsidRPr="00EC7010" w:rsidRDefault="00504E6A" w:rsidP="00504E6A">
      <w:pPr>
        <w:rPr>
          <w:u w:val="single"/>
        </w:rPr>
      </w:pPr>
    </w:p>
    <w:p w14:paraId="2E05C55A" w14:textId="7CB58820" w:rsidR="00853EEA" w:rsidRPr="00EC7010" w:rsidRDefault="00853EEA" w:rsidP="00504E6A">
      <w:pPr>
        <w:rPr>
          <w:b/>
          <w:bCs/>
          <w:u w:val="single"/>
        </w:rPr>
      </w:pPr>
      <w:r w:rsidRPr="00EC7010">
        <w:rPr>
          <w:b/>
          <w:bCs/>
          <w:u w:val="single"/>
        </w:rPr>
        <w:t>Step 4: Set the initial conditions.</w:t>
      </w:r>
    </w:p>
    <w:p w14:paraId="7124AFCE" w14:textId="2929DDCE" w:rsidR="00007095" w:rsidRPr="00EC7010" w:rsidRDefault="005451D5" w:rsidP="00007095">
      <w:r w:rsidRPr="00EC7010">
        <w:t xml:space="preserve">The ‘p’-object now contains an initialized system that is ready to be used. By specifying values for the given input parameters (in </w:t>
      </w:r>
      <w:proofErr w:type="spellStart"/>
      <w:r w:rsidRPr="00EC7010">
        <w:t>InVar</w:t>
      </w:r>
      <w:proofErr w:type="spellEnd"/>
      <w:r w:rsidRPr="00EC7010">
        <w:t xml:space="preserve">), an equilibrium will be calculated. </w:t>
      </w:r>
    </w:p>
    <w:p w14:paraId="0121A6D9" w14:textId="34695A96" w:rsidR="005451D5" w:rsidRPr="00EC7010" w:rsidRDefault="00007095" w:rsidP="005451D5">
      <w:pPr>
        <w:pStyle w:val="ListParagraph"/>
        <w:numPr>
          <w:ilvl w:val="0"/>
          <w:numId w:val="14"/>
        </w:numPr>
        <w:rPr>
          <w:sz w:val="20"/>
          <w:szCs w:val="20"/>
        </w:rPr>
      </w:pPr>
      <w:r w:rsidRPr="00EC7010">
        <w:rPr>
          <w:sz w:val="20"/>
          <w:szCs w:val="20"/>
        </w:rPr>
        <w:t>First, we create the variable matrix ‘IN’</w:t>
      </w:r>
      <w:r w:rsidR="005451D5" w:rsidRPr="00EC7010">
        <w:rPr>
          <w:sz w:val="20"/>
          <w:szCs w:val="20"/>
        </w:rPr>
        <w:t xml:space="preserve"> containing arrays of the same length as </w:t>
      </w:r>
      <w:proofErr w:type="spellStart"/>
      <w:r w:rsidR="005451D5" w:rsidRPr="00EC7010">
        <w:rPr>
          <w:sz w:val="20"/>
          <w:szCs w:val="20"/>
        </w:rPr>
        <w:t>InVars</w:t>
      </w:r>
      <w:proofErr w:type="spellEnd"/>
      <w:r w:rsidR="005451D5" w:rsidRPr="00EC7010">
        <w:rPr>
          <w:sz w:val="20"/>
          <w:szCs w:val="20"/>
        </w:rPr>
        <w:t xml:space="preserve"> (1 value for every parameter must be given).</w:t>
      </w:r>
      <w:del w:id="157" w:author="guido de Zeeuw" w:date="2022-08-21T12:35:00Z">
        <w:r w:rsidR="005451D5" w:rsidRPr="00EC7010" w:rsidDel="00DB4426">
          <w:rPr>
            <w:sz w:val="20"/>
            <w:szCs w:val="20"/>
          </w:rPr>
          <w:delText xml:space="preserve"> </w:delText>
        </w:r>
        <w:commentRangeStart w:id="158"/>
        <w:r w:rsidR="005451D5" w:rsidRPr="00EC7010" w:rsidDel="00DB4426">
          <w:rPr>
            <w:sz w:val="20"/>
            <w:szCs w:val="20"/>
          </w:rPr>
          <w:delText>The length of the IN matrix will be 1, as we consider a 0-D system.</w:delText>
        </w:r>
        <w:commentRangeEnd w:id="158"/>
        <w:r w:rsidR="00F76EA5" w:rsidRPr="00EC7010" w:rsidDel="00DB4426">
          <w:rPr>
            <w:rStyle w:val="CommentReference"/>
            <w:lang w:val="en-GB"/>
          </w:rPr>
          <w:commentReference w:id="158"/>
        </w:r>
      </w:del>
    </w:p>
    <w:p w14:paraId="342C635C" w14:textId="6BE9918B" w:rsidR="005451D5" w:rsidRPr="00EC7010" w:rsidRDefault="005451D5" w:rsidP="005451D5">
      <w:pPr>
        <w:pStyle w:val="ListParagraph"/>
        <w:numPr>
          <w:ilvl w:val="0"/>
          <w:numId w:val="14"/>
        </w:numPr>
        <w:rPr>
          <w:sz w:val="20"/>
          <w:szCs w:val="20"/>
        </w:rPr>
      </w:pPr>
      <w:r w:rsidRPr="00EC7010">
        <w:rPr>
          <w:sz w:val="20"/>
          <w:szCs w:val="20"/>
        </w:rPr>
        <w:t xml:space="preserve">Using the </w:t>
      </w:r>
      <w:proofErr w:type="spellStart"/>
      <w:r w:rsidRPr="00EC7010">
        <w:rPr>
          <w:rFonts w:ascii="Consolas" w:hAnsi="Consolas" w:cs="Consolas"/>
          <w:sz w:val="15"/>
          <w:szCs w:val="15"/>
        </w:rPr>
        <w:t>np.where</w:t>
      </w:r>
      <w:proofErr w:type="spellEnd"/>
      <w:r w:rsidRPr="00EC7010">
        <w:rPr>
          <w:rFonts w:ascii="Consolas" w:hAnsi="Consolas" w:cs="Consolas"/>
          <w:sz w:val="15"/>
          <w:szCs w:val="15"/>
        </w:rPr>
        <w:t xml:space="preserve"> </w:t>
      </w:r>
      <w:r w:rsidRPr="00EC7010">
        <w:rPr>
          <w:sz w:val="20"/>
          <w:szCs w:val="20"/>
        </w:rPr>
        <w:t xml:space="preserve">function, we can change the value </w:t>
      </w:r>
      <w:r w:rsidR="00356E7F" w:rsidRPr="00EC7010">
        <w:rPr>
          <w:sz w:val="20"/>
          <w:szCs w:val="20"/>
        </w:rPr>
        <w:t xml:space="preserve">in IN </w:t>
      </w:r>
      <w:r w:rsidRPr="00EC7010">
        <w:rPr>
          <w:sz w:val="20"/>
          <w:szCs w:val="20"/>
        </w:rPr>
        <w:t xml:space="preserve">at the position corresponding to that </w:t>
      </w:r>
      <w:r w:rsidR="00356E7F" w:rsidRPr="00EC7010">
        <w:rPr>
          <w:sz w:val="20"/>
          <w:szCs w:val="20"/>
        </w:rPr>
        <w:t>parameter</w:t>
      </w:r>
      <w:r w:rsidRPr="00EC7010">
        <w:rPr>
          <w:sz w:val="20"/>
          <w:szCs w:val="20"/>
        </w:rPr>
        <w:t>.</w:t>
      </w:r>
    </w:p>
    <w:p w14:paraId="7A817ED9" w14:textId="36ADCC43" w:rsidR="00356E7F" w:rsidRPr="00EC7010" w:rsidRDefault="00356E7F" w:rsidP="005451D5">
      <w:pPr>
        <w:pStyle w:val="ListParagraph"/>
        <w:numPr>
          <w:ilvl w:val="0"/>
          <w:numId w:val="14"/>
        </w:numPr>
        <w:rPr>
          <w:sz w:val="20"/>
          <w:szCs w:val="20"/>
        </w:rPr>
      </w:pPr>
      <w:r w:rsidRPr="00EC7010">
        <w:rPr>
          <w:sz w:val="20"/>
          <w:szCs w:val="20"/>
        </w:rPr>
        <w:t xml:space="preserve">We will assume that the system is fully saturated, with a porosity of 1. The bulk composition is set to 0.5 </w:t>
      </w:r>
      <m:oMath>
        <m:f>
          <m:fPr>
            <m:ctrlPr>
              <w:rPr>
                <w:rFonts w:ascii="Cambria Math" w:hAnsi="Cambria Math"/>
                <w:i/>
                <w:sz w:val="20"/>
                <w:szCs w:val="20"/>
              </w:rPr>
            </m:ctrlPr>
          </m:fPr>
          <m:num>
            <m:r>
              <w:rPr>
                <w:rFonts w:ascii="Cambria Math" w:hAnsi="Cambria Math"/>
                <w:sz w:val="20"/>
                <w:szCs w:val="20"/>
              </w:rPr>
              <m:t>mol</m:t>
            </m:r>
          </m:num>
          <m:den>
            <m:r>
              <w:rPr>
                <w:rFonts w:ascii="Cambria Math" w:hAnsi="Cambria Math"/>
                <w:sz w:val="20"/>
                <w:szCs w:val="20"/>
              </w:rPr>
              <m:t>L</m:t>
            </m:r>
          </m:den>
        </m:f>
      </m:oMath>
      <w:r w:rsidRPr="00EC7010">
        <w:rPr>
          <w:sz w:val="20"/>
          <w:szCs w:val="20"/>
        </w:rPr>
        <w:t xml:space="preserve"> </w:t>
      </w:r>
      <m:oMath>
        <m:r>
          <w:rPr>
            <w:rFonts w:ascii="Cambria Math" w:hAnsi="Cambria Math"/>
            <w:sz w:val="20"/>
            <w:szCs w:val="20"/>
          </w:rPr>
          <m:t>C</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oMath>
      <w:r w:rsidRPr="00EC7010">
        <w:rPr>
          <w:rFonts w:eastAsiaTheme="minorEastAsia"/>
          <w:sz w:val="20"/>
          <w:szCs w:val="20"/>
        </w:rPr>
        <w:t xml:space="preserve"> and 0.5 </w:t>
      </w:r>
      <m:oMath>
        <m:f>
          <m:fPr>
            <m:ctrlPr>
              <w:rPr>
                <w:rFonts w:ascii="Cambria Math" w:eastAsiaTheme="minorEastAsia" w:hAnsi="Cambria Math"/>
                <w:i/>
                <w:sz w:val="20"/>
                <w:szCs w:val="20"/>
              </w:rPr>
            </m:ctrlPr>
          </m:fPr>
          <m:num>
            <m:r>
              <w:rPr>
                <w:rFonts w:ascii="Cambria Math" w:eastAsiaTheme="minorEastAsia" w:hAnsi="Cambria Math"/>
                <w:sz w:val="20"/>
                <w:szCs w:val="20"/>
              </w:rPr>
              <m:t>mol</m:t>
            </m:r>
          </m:num>
          <m:den>
            <m:r>
              <w:rPr>
                <w:rFonts w:ascii="Cambria Math" w:eastAsiaTheme="minorEastAsia" w:hAnsi="Cambria Math"/>
                <w:sz w:val="20"/>
                <w:szCs w:val="20"/>
              </w:rPr>
              <m:t>L</m:t>
            </m:r>
          </m:den>
        </m:f>
      </m:oMath>
      <w:r w:rsidRPr="00EC7010">
        <w:rPr>
          <w:rFonts w:eastAsiaTheme="minorEastAsia"/>
          <w:sz w:val="20"/>
          <w:szCs w:val="20"/>
        </w:rPr>
        <w:t xml:space="preserve"> </w:t>
      </w:r>
      <m:oMath>
        <m:r>
          <w:rPr>
            <w:rFonts w:ascii="Cambria Math" w:eastAsiaTheme="minorEastAsia" w:hAnsi="Cambria Math"/>
            <w:sz w:val="20"/>
            <w:szCs w:val="20"/>
          </w:rPr>
          <m:t>C</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O</m:t>
            </m:r>
          </m:e>
          <m:sub>
            <m:r>
              <w:rPr>
                <w:rFonts w:ascii="Cambria Math" w:eastAsiaTheme="minorEastAsia" w:hAnsi="Cambria Math"/>
                <w:sz w:val="20"/>
                <w:szCs w:val="20"/>
              </w:rPr>
              <m:t>3</m:t>
            </m:r>
          </m:sub>
          <m:sup>
            <m:r>
              <w:rPr>
                <w:rFonts w:ascii="Cambria Math" w:eastAsiaTheme="minorEastAsia" w:hAnsi="Cambria Math"/>
                <w:sz w:val="20"/>
                <w:szCs w:val="20"/>
              </w:rPr>
              <m:t>-2</m:t>
            </m:r>
          </m:sup>
        </m:sSubSup>
      </m:oMath>
      <w:r w:rsidRPr="00EC7010">
        <w:rPr>
          <w:rFonts w:eastAsiaTheme="minorEastAsia"/>
          <w:sz w:val="20"/>
          <w:szCs w:val="20"/>
        </w:rPr>
        <w:t>.</w:t>
      </w:r>
    </w:p>
    <w:p w14:paraId="54F86579" w14:textId="45B49773" w:rsidR="00356E7F" w:rsidRPr="00EC7010" w:rsidRDefault="00356E7F" w:rsidP="00356E7F">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IN = </w:t>
      </w:r>
      <w:proofErr w:type="spellStart"/>
      <w:r w:rsidRPr="00EC7010">
        <w:rPr>
          <w:rFonts w:ascii="Consolas" w:hAnsi="Consolas" w:cs="Consolas"/>
          <w:sz w:val="17"/>
          <w:szCs w:val="17"/>
          <w:lang w:val="en-US"/>
        </w:rPr>
        <w:t>np.array</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np.ones_like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astype</w:t>
      </w:r>
      <w:proofErr w:type="spellEnd"/>
      <w:r w:rsidRPr="00EC7010">
        <w:rPr>
          <w:rFonts w:ascii="Consolas" w:hAnsi="Consolas" w:cs="Consolas"/>
          <w:sz w:val="17"/>
          <w:szCs w:val="17"/>
          <w:lang w:val="en-US"/>
        </w:rPr>
        <w:t>(float)</w:t>
      </w:r>
    </w:p>
    <w:p w14:paraId="3C22F7BC" w14:textId="77777777" w:rsidR="00661208" w:rsidRPr="00EC7010" w:rsidRDefault="00661208" w:rsidP="00356E7F">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4482056D" w14:textId="79F85BC9" w:rsidR="00356E7F" w:rsidRPr="00EC7010" w:rsidRDefault="00356E7F" w:rsidP="00356E7F">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‘porosity’)] = 1</w:t>
      </w:r>
    </w:p>
    <w:p w14:paraId="6F106876" w14:textId="5887C795" w:rsidR="00356E7F" w:rsidRPr="00EC7010" w:rsidRDefault="00356E7F" w:rsidP="00356E7F">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‘saturation</w:t>
      </w:r>
      <w:ins w:id="159" w:author="guido de Zeeuw" w:date="2022-08-21T12:40:00Z">
        <w:r w:rsidR="00BC634B" w:rsidRPr="00EC7010">
          <w:rPr>
            <w:rFonts w:ascii="Consolas" w:hAnsi="Consolas" w:cs="Consolas"/>
            <w:sz w:val="17"/>
            <w:szCs w:val="17"/>
            <w:lang w:val="en-US"/>
          </w:rPr>
          <w:t>’</w:t>
        </w:r>
      </w:ins>
      <w:r w:rsidRPr="00EC7010">
        <w:rPr>
          <w:rFonts w:ascii="Consolas" w:hAnsi="Consolas" w:cs="Consolas"/>
          <w:sz w:val="17"/>
          <w:szCs w:val="17"/>
          <w:lang w:val="en-US"/>
        </w:rPr>
        <w:t>)] = 1</w:t>
      </w:r>
    </w:p>
    <w:p w14:paraId="63845700" w14:textId="4BC5FC1B" w:rsidR="00356E7F" w:rsidRPr="00EC7010" w:rsidRDefault="00356E7F" w:rsidP="00356E7F">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‘Ca+2.tot</w:t>
      </w:r>
      <w:ins w:id="160" w:author="guido de Zeeuw" w:date="2022-08-21T12:40:00Z">
        <w:r w:rsidR="00BC634B" w:rsidRPr="00EC7010">
          <w:rPr>
            <w:rFonts w:ascii="Consolas" w:hAnsi="Consolas" w:cs="Consolas"/>
            <w:sz w:val="17"/>
            <w:szCs w:val="17"/>
            <w:lang w:val="en-US"/>
          </w:rPr>
          <w:t>’</w:t>
        </w:r>
      </w:ins>
      <w:r w:rsidRPr="00EC7010">
        <w:rPr>
          <w:rFonts w:ascii="Consolas" w:hAnsi="Consolas" w:cs="Consolas"/>
          <w:sz w:val="17"/>
          <w:szCs w:val="17"/>
          <w:lang w:val="en-US"/>
        </w:rPr>
        <w:t>)] = 0.5</w:t>
      </w:r>
    </w:p>
    <w:p w14:paraId="670A76A3" w14:textId="0C538A53" w:rsidR="00356E7F" w:rsidRPr="00EC7010" w:rsidRDefault="00356E7F" w:rsidP="00356E7F">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‘CO3-2.tot</w:t>
      </w:r>
      <w:ins w:id="161" w:author="guido de Zeeuw" w:date="2022-08-21T12:40:00Z">
        <w:r w:rsidR="00BC634B" w:rsidRPr="00EC7010">
          <w:rPr>
            <w:rFonts w:ascii="Consolas" w:hAnsi="Consolas" w:cs="Consolas"/>
            <w:sz w:val="17"/>
            <w:szCs w:val="17"/>
            <w:lang w:val="en-US"/>
          </w:rPr>
          <w:t>’</w:t>
        </w:r>
      </w:ins>
      <w:r w:rsidRPr="00EC7010">
        <w:rPr>
          <w:rFonts w:ascii="Consolas" w:hAnsi="Consolas" w:cs="Consolas"/>
          <w:sz w:val="17"/>
          <w:szCs w:val="17"/>
          <w:lang w:val="en-US"/>
        </w:rPr>
        <w:t>)] = 0.5</w:t>
      </w:r>
    </w:p>
    <w:p w14:paraId="3AE38ADB" w14:textId="4652CA1A" w:rsidR="00356E7F" w:rsidRPr="00EC7010" w:rsidRDefault="00356E7F" w:rsidP="00356E7F">
      <w:pPr>
        <w:rPr>
          <w:lang w:val="en-US" w:eastAsia="en-GB"/>
        </w:rPr>
      </w:pPr>
    </w:p>
    <w:p w14:paraId="7120196A" w14:textId="6113D845" w:rsidR="00356E7F" w:rsidRPr="00EC7010" w:rsidRDefault="00356E7F" w:rsidP="00356E7F">
      <w:pPr>
        <w:rPr>
          <w:b/>
          <w:bCs/>
          <w:u w:val="single"/>
          <w:lang w:val="en-US" w:eastAsia="en-GB"/>
        </w:rPr>
      </w:pPr>
      <w:r w:rsidRPr="00EC7010">
        <w:rPr>
          <w:b/>
          <w:bCs/>
          <w:u w:val="single"/>
          <w:lang w:val="en-US" w:eastAsia="en-GB"/>
        </w:rPr>
        <w:t>Step 5: change pH and get equilibrium</w:t>
      </w:r>
    </w:p>
    <w:p w14:paraId="515CBD5C" w14:textId="76B76B00" w:rsidR="00356E7F" w:rsidRPr="00EC7010" w:rsidRDefault="00661208" w:rsidP="00356E7F">
      <w:pPr>
        <w:rPr>
          <w:lang w:val="en-US" w:eastAsia="en-GB"/>
        </w:rPr>
      </w:pPr>
      <w:r w:rsidRPr="00EC7010">
        <w:rPr>
          <w:lang w:val="en-US" w:eastAsia="en-GB"/>
        </w:rPr>
        <w:t xml:space="preserve">The pH is increased from 2 to 12 with a </w:t>
      </w:r>
      <w:proofErr w:type="spellStart"/>
      <w:r w:rsidRPr="00EC7010">
        <w:rPr>
          <w:lang w:val="en-US" w:eastAsia="en-GB"/>
        </w:rPr>
        <w:t>stepsize</w:t>
      </w:r>
      <w:proofErr w:type="spellEnd"/>
      <w:r w:rsidRPr="00EC7010">
        <w:rPr>
          <w:lang w:val="en-US" w:eastAsia="en-GB"/>
        </w:rPr>
        <w:t xml:space="preserve"> of 0.001. For every new ‘configuration’, system equilibrium is calculated using ‘</w:t>
      </w:r>
      <w:proofErr w:type="spellStart"/>
      <w:r w:rsidRPr="00EC7010">
        <w:rPr>
          <w:lang w:val="en-US" w:eastAsia="en-GB"/>
        </w:rPr>
        <w:t>set_and_calculate</w:t>
      </w:r>
      <w:proofErr w:type="spellEnd"/>
      <w:r w:rsidRPr="00EC7010">
        <w:rPr>
          <w:lang w:val="en-US" w:eastAsia="en-GB"/>
        </w:rPr>
        <w:t xml:space="preserve">’. When ORCHESTRA calculates equilibrium, it returns a matrix with values for the parameters listed in </w:t>
      </w:r>
      <w:proofErr w:type="spellStart"/>
      <w:r w:rsidRPr="00EC7010">
        <w:rPr>
          <w:lang w:val="en-US" w:eastAsia="en-GB"/>
        </w:rPr>
        <w:t>OutVars</w:t>
      </w:r>
      <w:proofErr w:type="spellEnd"/>
      <w:r w:rsidRPr="00EC7010">
        <w:rPr>
          <w:lang w:val="en-US" w:eastAsia="en-GB"/>
        </w:rPr>
        <w:t>.</w:t>
      </w:r>
    </w:p>
    <w:p w14:paraId="7590D17D" w14:textId="1B53AD5D" w:rsidR="00661208" w:rsidRPr="00EC7010" w:rsidRDefault="00661208" w:rsidP="00661208">
      <w:pPr>
        <w:pStyle w:val="ListParagraph"/>
        <w:numPr>
          <w:ilvl w:val="0"/>
          <w:numId w:val="15"/>
        </w:numPr>
        <w:rPr>
          <w:sz w:val="20"/>
          <w:szCs w:val="20"/>
          <w:lang w:eastAsia="en-GB"/>
        </w:rPr>
      </w:pPr>
      <w:r w:rsidRPr="00EC7010">
        <w:rPr>
          <w:sz w:val="20"/>
          <w:szCs w:val="20"/>
          <w:lang w:eastAsia="en-GB"/>
        </w:rPr>
        <w:t xml:space="preserve">Define range for pH (here, using </w:t>
      </w:r>
      <w:proofErr w:type="spellStart"/>
      <w:r w:rsidRPr="00EC7010">
        <w:rPr>
          <w:rFonts w:ascii="Consolas" w:hAnsi="Consolas" w:cs="Consolas"/>
          <w:sz w:val="15"/>
          <w:szCs w:val="15"/>
        </w:rPr>
        <w:t>np.arange</w:t>
      </w:r>
      <w:proofErr w:type="spellEnd"/>
      <w:r w:rsidRPr="00EC7010">
        <w:rPr>
          <w:sz w:val="20"/>
          <w:szCs w:val="20"/>
          <w:lang w:eastAsia="en-GB"/>
        </w:rPr>
        <w:t>).</w:t>
      </w:r>
    </w:p>
    <w:p w14:paraId="34F9BA5E" w14:textId="1DAE2DB8" w:rsidR="00661208" w:rsidRPr="00EC7010" w:rsidRDefault="00661208" w:rsidP="00661208">
      <w:pPr>
        <w:pStyle w:val="ListParagraph"/>
        <w:numPr>
          <w:ilvl w:val="0"/>
          <w:numId w:val="15"/>
        </w:numPr>
        <w:rPr>
          <w:sz w:val="20"/>
          <w:szCs w:val="20"/>
          <w:lang w:eastAsia="en-GB"/>
        </w:rPr>
      </w:pPr>
      <w:r w:rsidRPr="00EC7010">
        <w:rPr>
          <w:sz w:val="20"/>
          <w:szCs w:val="20"/>
          <w:lang w:eastAsia="en-GB"/>
        </w:rPr>
        <w:t>Do a simple for loop, iterating over the different pH’s.</w:t>
      </w:r>
    </w:p>
    <w:p w14:paraId="3E1CBC64" w14:textId="742E80AE" w:rsidR="00661208" w:rsidRPr="00EC7010" w:rsidRDefault="00661208" w:rsidP="00661208">
      <w:pPr>
        <w:pStyle w:val="ListParagraph"/>
        <w:numPr>
          <w:ilvl w:val="0"/>
          <w:numId w:val="15"/>
        </w:numPr>
        <w:rPr>
          <w:sz w:val="20"/>
          <w:szCs w:val="20"/>
          <w:lang w:eastAsia="en-GB"/>
        </w:rPr>
      </w:pPr>
      <w:r w:rsidRPr="00EC7010">
        <w:rPr>
          <w:sz w:val="20"/>
          <w:szCs w:val="20"/>
          <w:lang w:eastAsia="en-GB"/>
        </w:rPr>
        <w:t xml:space="preserve">Assign the new pH-value to the correct position in </w:t>
      </w:r>
      <w:proofErr w:type="spellStart"/>
      <w:r w:rsidRPr="00EC7010">
        <w:rPr>
          <w:sz w:val="20"/>
          <w:szCs w:val="20"/>
          <w:lang w:eastAsia="en-GB"/>
        </w:rPr>
        <w:t>InVars</w:t>
      </w:r>
      <w:proofErr w:type="spellEnd"/>
      <w:r w:rsidRPr="00EC7010">
        <w:rPr>
          <w:sz w:val="20"/>
          <w:szCs w:val="20"/>
          <w:lang w:eastAsia="en-GB"/>
        </w:rPr>
        <w:t>.</w:t>
      </w:r>
    </w:p>
    <w:p w14:paraId="370B9763" w14:textId="177B3F24" w:rsidR="00661208" w:rsidRPr="00EC7010" w:rsidRDefault="00661208" w:rsidP="00661208">
      <w:pPr>
        <w:pStyle w:val="ListParagraph"/>
        <w:numPr>
          <w:ilvl w:val="0"/>
          <w:numId w:val="15"/>
        </w:numPr>
        <w:rPr>
          <w:sz w:val="20"/>
          <w:szCs w:val="20"/>
          <w:lang w:eastAsia="en-GB"/>
        </w:rPr>
      </w:pPr>
      <w:r w:rsidRPr="00EC7010">
        <w:rPr>
          <w:sz w:val="20"/>
          <w:szCs w:val="20"/>
          <w:lang w:eastAsia="en-GB"/>
        </w:rPr>
        <w:t xml:space="preserve">Calculate equilibrium with </w:t>
      </w:r>
      <w:proofErr w:type="spellStart"/>
      <w:r w:rsidRPr="00EC7010">
        <w:rPr>
          <w:sz w:val="20"/>
          <w:szCs w:val="20"/>
          <w:lang w:eastAsia="en-GB"/>
        </w:rPr>
        <w:t>p.set_and_calculate</w:t>
      </w:r>
      <w:proofErr w:type="spellEnd"/>
      <w:r w:rsidRPr="00EC7010">
        <w:rPr>
          <w:sz w:val="20"/>
          <w:szCs w:val="20"/>
          <w:lang w:eastAsia="en-GB"/>
        </w:rPr>
        <w:t>(IN)</w:t>
      </w:r>
    </w:p>
    <w:p w14:paraId="6E321793" w14:textId="42C1A363" w:rsidR="00661208" w:rsidRPr="00EC7010" w:rsidRDefault="00661208" w:rsidP="00661208">
      <w:pPr>
        <w:pStyle w:val="ListParagraph"/>
        <w:numPr>
          <w:ilvl w:val="0"/>
          <w:numId w:val="15"/>
        </w:numPr>
        <w:rPr>
          <w:sz w:val="20"/>
          <w:szCs w:val="20"/>
          <w:lang w:eastAsia="en-GB"/>
        </w:rPr>
      </w:pPr>
      <w:r w:rsidRPr="00EC7010">
        <w:rPr>
          <w:sz w:val="20"/>
          <w:szCs w:val="20"/>
          <w:lang w:eastAsia="en-GB"/>
        </w:rPr>
        <w:t>Assign output values to the correct lists.</w:t>
      </w:r>
    </w:p>
    <w:p w14:paraId="7E32159C" w14:textId="5F38F379"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pH_list</w:t>
      </w:r>
      <w:proofErr w:type="spellEnd"/>
      <w:r w:rsidRPr="00EC7010">
        <w:rPr>
          <w:rFonts w:ascii="Consolas" w:hAnsi="Consolas" w:cs="Consolas"/>
          <w:sz w:val="17"/>
          <w:szCs w:val="17"/>
          <w:lang w:val="en-US"/>
        </w:rPr>
        <w:t xml:space="preserve"> = </w:t>
      </w:r>
      <w:proofErr w:type="spellStart"/>
      <w:r w:rsidRPr="00EC7010">
        <w:rPr>
          <w:rFonts w:ascii="Consolas" w:hAnsi="Consolas" w:cs="Consolas"/>
          <w:sz w:val="17"/>
          <w:szCs w:val="17"/>
          <w:lang w:val="en-US"/>
        </w:rPr>
        <w:t>np.arange</w:t>
      </w:r>
      <w:proofErr w:type="spellEnd"/>
      <w:r w:rsidRPr="00EC7010">
        <w:rPr>
          <w:rFonts w:ascii="Consolas" w:hAnsi="Consolas" w:cs="Consolas"/>
          <w:sz w:val="17"/>
          <w:szCs w:val="17"/>
          <w:lang w:val="en-US"/>
        </w:rPr>
        <w:t>(2,12,0.001) # range of pH</w:t>
      </w:r>
    </w:p>
    <w:p w14:paraId="26E14E43" w14:textId="77777777"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19A5D3B3" w14:textId="7E7589BD" w:rsidR="00661208" w:rsidRPr="00EC7010" w:rsidRDefault="00661208"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define output lists</w:t>
      </w:r>
    </w:p>
    <w:p w14:paraId="7E37DADF" w14:textId="3B62A4E6" w:rsidR="00661208" w:rsidRPr="00EC7010" w:rsidRDefault="00661208"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CaCO3, CO3, HCO3, H2CO3, Ca</w:t>
      </w:r>
      <w:r w:rsidR="00B5673C" w:rsidRPr="00EC7010">
        <w:rPr>
          <w:rFonts w:ascii="Consolas" w:hAnsi="Consolas" w:cs="Consolas"/>
          <w:sz w:val="17"/>
          <w:szCs w:val="17"/>
          <w:lang w:val="en-US"/>
        </w:rPr>
        <w:t>, calcite</w:t>
      </w:r>
      <w:r w:rsidR="00D65F22" w:rsidRPr="00EC7010">
        <w:rPr>
          <w:rFonts w:ascii="Consolas" w:hAnsi="Consolas" w:cs="Consolas"/>
          <w:sz w:val="17"/>
          <w:szCs w:val="17"/>
          <w:lang w:val="en-US"/>
        </w:rPr>
        <w:t xml:space="preserve"> = [], [], [], [], []</w:t>
      </w:r>
      <w:r w:rsidR="00B5673C" w:rsidRPr="00EC7010">
        <w:rPr>
          <w:rFonts w:ascii="Consolas" w:hAnsi="Consolas" w:cs="Consolas"/>
          <w:sz w:val="17"/>
          <w:szCs w:val="17"/>
          <w:lang w:val="en-US"/>
        </w:rPr>
        <w:t>, []</w:t>
      </w:r>
    </w:p>
    <w:p w14:paraId="5FB876AF" w14:textId="42AE0CFD"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2A351197" w14:textId="7B262DBF"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loop over every pH</w:t>
      </w:r>
    </w:p>
    <w:p w14:paraId="02B5F346" w14:textId="147E5BC6" w:rsidR="00D65F22" w:rsidRPr="00EC7010" w:rsidRDefault="00BC634B"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ins w:id="162" w:author="guido de Zeeuw" w:date="2022-08-21T12:40:00Z">
        <w:r w:rsidRPr="00EC7010">
          <w:rPr>
            <w:rFonts w:ascii="Consolas" w:hAnsi="Consolas" w:cs="Consolas"/>
            <w:sz w:val="17"/>
            <w:szCs w:val="17"/>
            <w:lang w:val="en-US"/>
          </w:rPr>
          <w:t>f</w:t>
        </w:r>
      </w:ins>
      <w:del w:id="163" w:author="guido de Zeeuw" w:date="2022-08-21T12:40:00Z">
        <w:r w:rsidR="00D65F22" w:rsidRPr="00EC7010" w:rsidDel="00BC634B">
          <w:rPr>
            <w:rFonts w:ascii="Consolas" w:hAnsi="Consolas" w:cs="Consolas"/>
            <w:sz w:val="17"/>
            <w:szCs w:val="17"/>
            <w:lang w:val="en-US"/>
          </w:rPr>
          <w:delText>F</w:delText>
        </w:r>
      </w:del>
      <w:r w:rsidR="00D65F22" w:rsidRPr="00EC7010">
        <w:rPr>
          <w:rFonts w:ascii="Consolas" w:hAnsi="Consolas" w:cs="Consolas"/>
          <w:sz w:val="17"/>
          <w:szCs w:val="17"/>
          <w:lang w:val="en-US"/>
        </w:rPr>
        <w:t xml:space="preserve">or pH in </w:t>
      </w:r>
      <w:proofErr w:type="spellStart"/>
      <w:r w:rsidR="00D65F22" w:rsidRPr="00EC7010">
        <w:rPr>
          <w:rFonts w:ascii="Consolas" w:hAnsi="Consolas" w:cs="Consolas"/>
          <w:sz w:val="17"/>
          <w:szCs w:val="17"/>
          <w:lang w:val="en-US"/>
        </w:rPr>
        <w:t>pH_list</w:t>
      </w:r>
      <w:proofErr w:type="spellEnd"/>
      <w:r w:rsidR="00D65F22" w:rsidRPr="00EC7010">
        <w:rPr>
          <w:rFonts w:ascii="Consolas" w:hAnsi="Consolas" w:cs="Consolas"/>
          <w:sz w:val="17"/>
          <w:szCs w:val="17"/>
          <w:lang w:val="en-US"/>
        </w:rPr>
        <w:t>:</w:t>
      </w:r>
    </w:p>
    <w:p w14:paraId="4403D904" w14:textId="62A93A94"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11392E96" w14:textId="75535675"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 change pH</w:t>
      </w:r>
    </w:p>
    <w:p w14:paraId="2B26EE33" w14:textId="7BD7BA9C"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‘pH’)] = pH</w:t>
      </w:r>
    </w:p>
    <w:p w14:paraId="1E1EDE0C" w14:textId="21393114"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2A1C8104" w14:textId="3B50B415"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 run ORCHESTRA</w:t>
      </w:r>
    </w:p>
    <w:p w14:paraId="567330BF" w14:textId="253AF19B"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OUT = </w:t>
      </w:r>
      <w:proofErr w:type="spellStart"/>
      <w:r w:rsidRPr="00EC7010">
        <w:rPr>
          <w:rFonts w:ascii="Consolas" w:hAnsi="Consolas" w:cs="Consolas"/>
          <w:sz w:val="17"/>
          <w:szCs w:val="17"/>
          <w:lang w:val="en-US"/>
        </w:rPr>
        <w:t>p.set_and_calculate</w:t>
      </w:r>
      <w:proofErr w:type="spellEnd"/>
      <w:r w:rsidRPr="00EC7010">
        <w:rPr>
          <w:rFonts w:ascii="Consolas" w:hAnsi="Consolas" w:cs="Consolas"/>
          <w:sz w:val="17"/>
          <w:szCs w:val="17"/>
          <w:lang w:val="en-US"/>
        </w:rPr>
        <w:t>(IN)</w:t>
      </w:r>
    </w:p>
    <w:p w14:paraId="615398C1" w14:textId="5F180EF6"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3902CDF5" w14:textId="4F89FDBA"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 get output</w:t>
      </w:r>
    </w:p>
    <w:p w14:paraId="4CA04AAE" w14:textId="1928BADF"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CaCO3.append(OUT[0][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 xml:space="preserve"> == ‘CaCO3.con’)])</w:t>
      </w:r>
    </w:p>
    <w:p w14:paraId="38EE1269" w14:textId="6F9ABDCA" w:rsidR="00D65F22" w:rsidRPr="00EC7010" w:rsidRDefault="00D65F22" w:rsidP="00D65F22">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CO3.append(OUT[0][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 xml:space="preserve"> == ‘CO3-2.con’)])</w:t>
      </w:r>
    </w:p>
    <w:p w14:paraId="204508E8" w14:textId="055B751C" w:rsidR="00D65F22" w:rsidRPr="00EC7010" w:rsidRDefault="00D65F22" w:rsidP="00D65F22">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HCO3.append(OUT[0][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 xml:space="preserve"> == ‘HCO3-.con’)])</w:t>
      </w:r>
    </w:p>
    <w:p w14:paraId="1373800E" w14:textId="235E3723" w:rsidR="00D65F22" w:rsidRPr="00EC7010" w:rsidRDefault="00D65F22" w:rsidP="00D65F22">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H2CO3.append(OUT[0][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 xml:space="preserve"> == ‘H2CO3.con’)])</w:t>
      </w:r>
    </w:p>
    <w:p w14:paraId="57926EFD" w14:textId="525CE65E" w:rsidR="00D65F22" w:rsidRPr="00EC7010" w:rsidRDefault="00D65F22"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w:t>
      </w:r>
      <w:proofErr w:type="spellStart"/>
      <w:r w:rsidRPr="00EC7010">
        <w:rPr>
          <w:rFonts w:ascii="Consolas" w:hAnsi="Consolas" w:cs="Consolas"/>
          <w:sz w:val="17"/>
          <w:szCs w:val="17"/>
          <w:lang w:val="en-US"/>
        </w:rPr>
        <w:t>Ca.append</w:t>
      </w:r>
      <w:proofErr w:type="spellEnd"/>
      <w:r w:rsidRPr="00EC7010">
        <w:rPr>
          <w:rFonts w:ascii="Consolas" w:hAnsi="Consolas" w:cs="Consolas"/>
          <w:sz w:val="17"/>
          <w:szCs w:val="17"/>
          <w:lang w:val="en-US"/>
        </w:rPr>
        <w:t>(OUT[0][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 xml:space="preserve"> == ‘Ca+2.con’)])</w:t>
      </w:r>
    </w:p>
    <w:p w14:paraId="50FE83AE" w14:textId="141B5534" w:rsidR="00B5673C" w:rsidRPr="00EC7010" w:rsidRDefault="00B5673C" w:rsidP="00661208">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   calcite. append(OUT[0][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 xml:space="preserve"> == ‘Calcite[s].min’)])</w:t>
      </w:r>
    </w:p>
    <w:p w14:paraId="517B25CC" w14:textId="7C65F55F" w:rsidR="00D65F22" w:rsidRPr="00EC7010" w:rsidRDefault="00D65F22" w:rsidP="00D65F22">
      <w:pPr>
        <w:rPr>
          <w:rFonts w:ascii="Consolas" w:eastAsiaTheme="minorEastAsia" w:hAnsi="Consolas" w:cs="Consolas"/>
          <w:sz w:val="17"/>
          <w:szCs w:val="17"/>
          <w:lang w:val="en-US" w:eastAsia="en-GB"/>
        </w:rPr>
      </w:pPr>
    </w:p>
    <w:p w14:paraId="6E833DC9" w14:textId="73644B0E" w:rsidR="00D65F22" w:rsidRPr="00EC7010" w:rsidRDefault="00D65F22" w:rsidP="00D65F22">
      <w:pPr>
        <w:rPr>
          <w:b/>
          <w:bCs/>
          <w:u w:val="single"/>
          <w:lang w:val="en-US" w:eastAsia="en-GB"/>
        </w:rPr>
      </w:pPr>
      <w:r w:rsidRPr="00EC7010">
        <w:rPr>
          <w:b/>
          <w:bCs/>
          <w:u w:val="single"/>
          <w:lang w:val="en-US" w:eastAsia="en-GB"/>
        </w:rPr>
        <w:t>Step 6: Plot the results</w:t>
      </w:r>
    </w:p>
    <w:tbl>
      <w:tblPr>
        <w:tblStyle w:val="TableGrid"/>
        <w:tblW w:w="0" w:type="auto"/>
        <w:tblLook w:val="04A0" w:firstRow="1" w:lastRow="0" w:firstColumn="1" w:lastColumn="0" w:noHBand="0" w:noVBand="1"/>
      </w:tblPr>
      <w:tblGrid>
        <w:gridCol w:w="9016"/>
      </w:tblGrid>
      <w:tr w:rsidR="00D65F22" w:rsidRPr="00EC7010" w14:paraId="025A28AC" w14:textId="77777777" w:rsidTr="00D65F22">
        <w:tc>
          <w:tcPr>
            <w:tcW w:w="9016" w:type="dxa"/>
          </w:tcPr>
          <w:p w14:paraId="4CD429F3" w14:textId="5538A388" w:rsidR="00D65F22" w:rsidRPr="00EC7010" w:rsidRDefault="00485306" w:rsidP="00D65F22">
            <w:pPr>
              <w:jc w:val="center"/>
              <w:rPr>
                <w:lang w:val="en-US" w:eastAsia="en-GB"/>
              </w:rPr>
            </w:pPr>
            <w:ins w:id="164" w:author="guido de Zeeuw" w:date="2022-08-21T12:58:00Z">
              <w:r w:rsidRPr="00EC7010">
                <w:rPr>
                  <w:noProof/>
                  <w:lang w:eastAsia="en-GB"/>
                </w:rPr>
                <w:drawing>
                  <wp:inline distT="0" distB="0" distL="0" distR="0" wp14:anchorId="78E668F3" wp14:editId="583FE683">
                    <wp:extent cx="5567423" cy="2783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5569625" cy="2784813"/>
                            </a:xfrm>
                            <a:prstGeom prst="rect">
                              <a:avLst/>
                            </a:prstGeom>
                          </pic:spPr>
                        </pic:pic>
                      </a:graphicData>
                    </a:graphic>
                  </wp:inline>
                </w:drawing>
              </w:r>
            </w:ins>
            <w:commentRangeStart w:id="165"/>
            <w:del w:id="166" w:author="guido de Zeeuw" w:date="2022-08-21T12:58:00Z">
              <w:r w:rsidR="00B5673C" w:rsidRPr="00EC7010" w:rsidDel="00485306">
                <w:rPr>
                  <w:noProof/>
                  <w:lang w:eastAsia="en-GB"/>
                </w:rPr>
                <w:drawing>
                  <wp:inline distT="0" distB="0" distL="0" distR="0" wp14:anchorId="00D144B7" wp14:editId="7B1E3978">
                    <wp:extent cx="4901784" cy="3678782"/>
                    <wp:effectExtent l="0" t="0" r="63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4925197" cy="3696353"/>
                            </a:xfrm>
                            <a:prstGeom prst="rect">
                              <a:avLst/>
                            </a:prstGeom>
                          </pic:spPr>
                        </pic:pic>
                      </a:graphicData>
                    </a:graphic>
                  </wp:inline>
                </w:drawing>
              </w:r>
            </w:del>
            <w:commentRangeEnd w:id="165"/>
            <w:r w:rsidR="00AF2BB3" w:rsidRPr="00EC7010">
              <w:rPr>
                <w:rStyle w:val="CommentReference"/>
              </w:rPr>
              <w:commentReference w:id="165"/>
            </w:r>
          </w:p>
        </w:tc>
      </w:tr>
    </w:tbl>
    <w:p w14:paraId="4E7E17CC" w14:textId="339D8156" w:rsidR="00372CF1" w:rsidRPr="00EC7010" w:rsidRDefault="00372CF1" w:rsidP="00D65F22">
      <w:pPr>
        <w:rPr>
          <w:lang w:val="en-US" w:eastAsia="en-GB"/>
        </w:rPr>
      </w:pPr>
      <w:r w:rsidRPr="00EC7010">
        <w:rPr>
          <w:lang w:val="en-US" w:eastAsia="en-GB"/>
        </w:rPr>
        <w:br/>
      </w:r>
    </w:p>
    <w:p w14:paraId="3C778F5E" w14:textId="77777777" w:rsidR="00372CF1" w:rsidRPr="00EC7010" w:rsidRDefault="00372CF1">
      <w:pPr>
        <w:rPr>
          <w:lang w:val="en-US" w:eastAsia="en-GB"/>
        </w:rPr>
      </w:pPr>
      <w:r w:rsidRPr="00EC7010">
        <w:rPr>
          <w:lang w:val="en-US" w:eastAsia="en-GB"/>
        </w:rPr>
        <w:br w:type="page"/>
      </w:r>
    </w:p>
    <w:p w14:paraId="5538874C" w14:textId="1C447C85" w:rsidR="00E06822" w:rsidRPr="00EC7010" w:rsidRDefault="00E06822" w:rsidP="00E06822">
      <w:pPr>
        <w:pStyle w:val="Heading2"/>
        <w:rPr>
          <w:lang w:eastAsia="en-GB"/>
        </w:rPr>
      </w:pPr>
      <w:r w:rsidRPr="00EC7010">
        <w:rPr>
          <w:lang w:eastAsia="en-GB"/>
        </w:rPr>
        <w:lastRenderedPageBreak/>
        <w:t>Calcite dissolution</w:t>
      </w:r>
    </w:p>
    <w:p w14:paraId="145E5A35" w14:textId="620689DB" w:rsidR="007A0B22" w:rsidRPr="00EC7010" w:rsidRDefault="00485306" w:rsidP="007A0B22">
      <w:pPr>
        <w:rPr>
          <w:rFonts w:eastAsiaTheme="minorEastAsia"/>
          <w:lang w:val="en-US" w:eastAsia="en-GB"/>
        </w:rPr>
      </w:pPr>
      <w:ins w:id="167" w:author="guido de Zeeuw" w:date="2022-08-21T12:59:00Z">
        <w:r w:rsidRPr="00EC7010">
          <w:rPr>
            <w:lang w:val="en-US" w:eastAsia="en-GB"/>
          </w:rPr>
          <w:t xml:space="preserve">In the previous example, </w:t>
        </w:r>
        <w:r w:rsidR="00247858" w:rsidRPr="00EC7010">
          <w:rPr>
            <w:lang w:val="en-US" w:eastAsia="en-GB"/>
          </w:rPr>
          <w:t xml:space="preserve">ORCHESTRA calculated the calcite concentration based on a given composition of </w:t>
        </w:r>
      </w:ins>
      <m:oMath>
        <m:r>
          <w:ins w:id="168" w:author="guido de Zeeuw" w:date="2022-08-21T12:59:00Z">
            <w:rPr>
              <w:rFonts w:ascii="Cambria Math" w:hAnsi="Cambria Math"/>
              <w:lang w:val="en-US" w:eastAsia="en-GB"/>
            </w:rPr>
            <m:t>C</m:t>
          </w:ins>
        </m:r>
        <m:sSup>
          <m:sSupPr>
            <m:ctrlPr>
              <w:ins w:id="169" w:author="guido de Zeeuw" w:date="2022-08-21T12:59:00Z">
                <w:rPr>
                  <w:rFonts w:ascii="Cambria Math" w:hAnsi="Cambria Math"/>
                  <w:i/>
                  <w:lang w:val="en-US" w:eastAsia="en-GB"/>
                </w:rPr>
              </w:ins>
            </m:ctrlPr>
          </m:sSupPr>
          <m:e>
            <m:r>
              <w:ins w:id="170" w:author="guido de Zeeuw" w:date="2022-08-21T12:59:00Z">
                <w:rPr>
                  <w:rFonts w:ascii="Cambria Math" w:hAnsi="Cambria Math"/>
                  <w:lang w:val="en-US" w:eastAsia="en-GB"/>
                </w:rPr>
                <m:t>a</m:t>
              </w:ins>
            </m:r>
          </m:e>
          <m:sup>
            <m:r>
              <w:ins w:id="171" w:author="guido de Zeeuw" w:date="2022-08-21T12:59:00Z">
                <w:rPr>
                  <w:rFonts w:ascii="Cambria Math" w:hAnsi="Cambria Math"/>
                  <w:lang w:val="en-US" w:eastAsia="en-GB"/>
                </w:rPr>
                <m:t>+2</m:t>
              </w:ins>
            </m:r>
          </m:sup>
        </m:sSup>
      </m:oMath>
      <w:ins w:id="172" w:author="guido de Zeeuw" w:date="2022-08-21T12:59:00Z">
        <w:r w:rsidR="00247858" w:rsidRPr="00EC7010">
          <w:rPr>
            <w:rFonts w:eastAsiaTheme="minorEastAsia"/>
            <w:lang w:val="en-US" w:eastAsia="en-GB"/>
          </w:rPr>
          <w:t xml:space="preserve">, </w:t>
        </w:r>
      </w:ins>
      <m:oMath>
        <m:r>
          <w:ins w:id="173" w:author="guido de Zeeuw" w:date="2022-08-21T12:59:00Z">
            <w:rPr>
              <w:rFonts w:ascii="Cambria Math" w:eastAsiaTheme="minorEastAsia" w:hAnsi="Cambria Math"/>
              <w:lang w:val="en-US" w:eastAsia="en-GB"/>
            </w:rPr>
            <m:t>C</m:t>
          </w:ins>
        </m:r>
        <m:sSubSup>
          <m:sSubSupPr>
            <m:ctrlPr>
              <w:ins w:id="174" w:author="guido de Zeeuw" w:date="2022-08-21T12:59:00Z">
                <w:rPr>
                  <w:rFonts w:ascii="Cambria Math" w:eastAsiaTheme="minorEastAsia" w:hAnsi="Cambria Math"/>
                  <w:i/>
                  <w:lang w:val="en-US" w:eastAsia="en-GB"/>
                </w:rPr>
              </w:ins>
            </m:ctrlPr>
          </m:sSubSupPr>
          <m:e>
            <m:r>
              <w:ins w:id="175" w:author="guido de Zeeuw" w:date="2022-08-21T12:59:00Z">
                <w:rPr>
                  <w:rFonts w:ascii="Cambria Math" w:eastAsiaTheme="minorEastAsia" w:hAnsi="Cambria Math"/>
                  <w:lang w:val="en-US" w:eastAsia="en-GB"/>
                </w:rPr>
                <m:t>O</m:t>
              </w:ins>
            </m:r>
          </m:e>
          <m:sub>
            <m:r>
              <w:ins w:id="176" w:author="guido de Zeeuw" w:date="2022-08-21T12:59:00Z">
                <w:rPr>
                  <w:rFonts w:ascii="Cambria Math" w:eastAsiaTheme="minorEastAsia" w:hAnsi="Cambria Math"/>
                  <w:lang w:val="en-US" w:eastAsia="en-GB"/>
                </w:rPr>
                <m:t>3</m:t>
              </w:ins>
            </m:r>
          </m:sub>
          <m:sup>
            <m:r>
              <w:ins w:id="177" w:author="guido de Zeeuw" w:date="2022-08-21T12:59:00Z">
                <w:rPr>
                  <w:rFonts w:ascii="Cambria Math" w:eastAsiaTheme="minorEastAsia" w:hAnsi="Cambria Math"/>
                  <w:lang w:val="en-US" w:eastAsia="en-GB"/>
                </w:rPr>
                <m:t>-2</m:t>
              </w:ins>
            </m:r>
          </m:sup>
        </m:sSubSup>
      </m:oMath>
      <w:ins w:id="178" w:author="guido de Zeeuw" w:date="2022-08-21T12:59:00Z">
        <w:r w:rsidR="00247858" w:rsidRPr="00EC7010">
          <w:rPr>
            <w:rFonts w:eastAsiaTheme="minorEastAsia"/>
            <w:lang w:val="en-US" w:eastAsia="en-GB"/>
          </w:rPr>
          <w:t xml:space="preserve"> and </w:t>
        </w:r>
      </w:ins>
      <m:oMath>
        <m:sSup>
          <m:sSupPr>
            <m:ctrlPr>
              <w:ins w:id="179" w:author="guido de Zeeuw" w:date="2022-08-21T12:59:00Z">
                <w:rPr>
                  <w:rFonts w:ascii="Cambria Math" w:eastAsiaTheme="minorEastAsia" w:hAnsi="Cambria Math"/>
                  <w:i/>
                  <w:lang w:val="en-US" w:eastAsia="en-GB"/>
                </w:rPr>
              </w:ins>
            </m:ctrlPr>
          </m:sSupPr>
          <m:e>
            <m:r>
              <w:ins w:id="180" w:author="guido de Zeeuw" w:date="2022-08-21T12:59:00Z">
                <w:rPr>
                  <w:rFonts w:ascii="Cambria Math" w:eastAsiaTheme="minorEastAsia" w:hAnsi="Cambria Math"/>
                  <w:lang w:val="en-US" w:eastAsia="en-GB"/>
                </w:rPr>
                <m:t>H</m:t>
              </w:ins>
            </m:r>
          </m:e>
          <m:sup>
            <m:r>
              <w:ins w:id="181" w:author="guido de Zeeuw" w:date="2022-08-21T12:59:00Z">
                <w:rPr>
                  <w:rFonts w:ascii="Cambria Math" w:eastAsiaTheme="minorEastAsia" w:hAnsi="Cambria Math"/>
                  <w:lang w:val="en-US" w:eastAsia="en-GB"/>
                </w:rPr>
                <m:t>+</m:t>
              </w:ins>
            </m:r>
          </m:sup>
        </m:sSup>
      </m:oMath>
      <w:ins w:id="182" w:author="guido de Zeeuw" w:date="2022-08-21T12:59:00Z">
        <w:r w:rsidR="00247858" w:rsidRPr="00EC7010">
          <w:rPr>
            <w:rFonts w:eastAsiaTheme="minorEastAsia"/>
            <w:lang w:val="en-US" w:eastAsia="en-GB"/>
          </w:rPr>
          <w:t>. Now,</w:t>
        </w:r>
      </w:ins>
      <w:ins w:id="183" w:author="guido de Zeeuw" w:date="2022-08-21T13:00:00Z">
        <w:r w:rsidR="00247858" w:rsidRPr="00EC7010">
          <w:rPr>
            <w:rFonts w:eastAsiaTheme="minorEastAsia"/>
            <w:lang w:val="en-US" w:eastAsia="en-GB"/>
          </w:rPr>
          <w:t xml:space="preserve"> we will do the opposite: “what would happen to the pH and carbonate </w:t>
        </w:r>
      </w:ins>
      <w:r w:rsidR="007A0B22" w:rsidRPr="00EC7010">
        <w:rPr>
          <w:rFonts w:eastAsiaTheme="minorEastAsia"/>
          <w:lang w:val="en-US" w:eastAsia="en-GB"/>
        </w:rPr>
        <w:t>concentrations</w:t>
      </w:r>
      <w:ins w:id="184" w:author="guido de Zeeuw" w:date="2022-08-21T13:00:00Z">
        <w:r w:rsidR="00247858" w:rsidRPr="00EC7010">
          <w:rPr>
            <w:rFonts w:eastAsiaTheme="minorEastAsia"/>
            <w:lang w:val="en-US" w:eastAsia="en-GB"/>
          </w:rPr>
          <w:t xml:space="preserve"> if we dissolve calcite in the solution</w:t>
        </w:r>
      </w:ins>
      <w:r w:rsidR="007A0B22" w:rsidRPr="00EC7010">
        <w:rPr>
          <w:rFonts w:eastAsiaTheme="minorEastAsia"/>
          <w:lang w:val="en-US" w:eastAsia="en-GB"/>
        </w:rPr>
        <w:t>?”</w:t>
      </w:r>
      <w:ins w:id="185" w:author="guido de Zeeuw" w:date="2022-08-21T13:00:00Z">
        <w:r w:rsidR="00247858" w:rsidRPr="00EC7010">
          <w:rPr>
            <w:rFonts w:eastAsiaTheme="minorEastAsia"/>
            <w:lang w:val="en-US" w:eastAsia="en-GB"/>
          </w:rPr>
          <w:t>. For this, we will start with an initial concentration of calcite (0.5 mol/L)</w:t>
        </w:r>
      </w:ins>
      <w:ins w:id="186" w:author="guido de Zeeuw" w:date="2022-08-21T13:01:00Z">
        <w:r w:rsidR="00247858" w:rsidRPr="00EC7010">
          <w:rPr>
            <w:rFonts w:eastAsiaTheme="minorEastAsia"/>
            <w:lang w:val="en-US" w:eastAsia="en-GB"/>
          </w:rPr>
          <w:t>. We dissolve calcite by iteratively decreasing the calcite mass</w:t>
        </w:r>
      </w:ins>
      <w:r w:rsidR="007A0B22" w:rsidRPr="00EC7010">
        <w:rPr>
          <w:rFonts w:eastAsiaTheme="minorEastAsia"/>
          <w:lang w:val="en-US" w:eastAsia="en-GB"/>
        </w:rPr>
        <w:t xml:space="preserve"> (in Python)</w:t>
      </w:r>
      <w:ins w:id="187" w:author="guido de Zeeuw" w:date="2022-08-21T13:01:00Z">
        <w:r w:rsidR="00247858" w:rsidRPr="00EC7010">
          <w:rPr>
            <w:rFonts w:eastAsiaTheme="minorEastAsia"/>
            <w:lang w:val="en-US" w:eastAsia="en-GB"/>
          </w:rPr>
          <w:t xml:space="preserve">, which will release </w:t>
        </w:r>
      </w:ins>
      <m:oMath>
        <m:r>
          <w:ins w:id="188" w:author="guido de Zeeuw" w:date="2022-08-21T13:01:00Z">
            <w:rPr>
              <w:rFonts w:ascii="Cambria Math" w:eastAsiaTheme="minorEastAsia" w:hAnsi="Cambria Math"/>
              <w:lang w:val="en-US" w:eastAsia="en-GB"/>
            </w:rPr>
            <m:t>C</m:t>
          </w:ins>
        </m:r>
        <m:sSup>
          <m:sSupPr>
            <m:ctrlPr>
              <w:ins w:id="189" w:author="guido de Zeeuw" w:date="2022-08-21T13:01:00Z">
                <w:rPr>
                  <w:rFonts w:ascii="Cambria Math" w:eastAsiaTheme="minorEastAsia" w:hAnsi="Cambria Math"/>
                  <w:i/>
                  <w:lang w:val="en-US" w:eastAsia="en-GB"/>
                </w:rPr>
              </w:ins>
            </m:ctrlPr>
          </m:sSupPr>
          <m:e>
            <m:r>
              <w:ins w:id="190" w:author="guido de Zeeuw" w:date="2022-08-21T13:01:00Z">
                <w:rPr>
                  <w:rFonts w:ascii="Cambria Math" w:eastAsiaTheme="minorEastAsia" w:hAnsi="Cambria Math"/>
                  <w:lang w:val="en-US" w:eastAsia="en-GB"/>
                </w:rPr>
                <m:t>a</m:t>
              </w:ins>
            </m:r>
          </m:e>
          <m:sup>
            <m:r>
              <w:ins w:id="191" w:author="guido de Zeeuw" w:date="2022-08-21T13:01:00Z">
                <w:rPr>
                  <w:rFonts w:ascii="Cambria Math" w:eastAsiaTheme="minorEastAsia" w:hAnsi="Cambria Math"/>
                  <w:lang w:val="en-US" w:eastAsia="en-GB"/>
                </w:rPr>
                <m:t>+2</m:t>
              </w:ins>
            </m:r>
          </m:sup>
        </m:sSup>
      </m:oMath>
      <w:ins w:id="192" w:author="guido de Zeeuw" w:date="2022-08-21T13:02:00Z">
        <w:r w:rsidR="00247858" w:rsidRPr="00EC7010">
          <w:rPr>
            <w:rFonts w:eastAsiaTheme="minorEastAsia"/>
            <w:lang w:val="en-US" w:eastAsia="en-GB"/>
          </w:rPr>
          <w:t xml:space="preserve"> and </w:t>
        </w:r>
      </w:ins>
      <m:oMath>
        <m:r>
          <w:ins w:id="193" w:author="guido de Zeeuw" w:date="2022-08-21T13:02:00Z">
            <w:rPr>
              <w:rFonts w:ascii="Cambria Math" w:eastAsiaTheme="minorEastAsia" w:hAnsi="Cambria Math"/>
              <w:lang w:val="en-US" w:eastAsia="en-GB"/>
            </w:rPr>
            <m:t>C</m:t>
          </w:ins>
        </m:r>
        <m:sSubSup>
          <m:sSubSupPr>
            <m:ctrlPr>
              <w:ins w:id="194" w:author="guido de Zeeuw" w:date="2022-08-21T13:02:00Z">
                <w:rPr>
                  <w:rFonts w:ascii="Cambria Math" w:eastAsiaTheme="minorEastAsia" w:hAnsi="Cambria Math"/>
                  <w:i/>
                  <w:lang w:val="en-US" w:eastAsia="en-GB"/>
                </w:rPr>
              </w:ins>
            </m:ctrlPr>
          </m:sSubSupPr>
          <m:e>
            <m:r>
              <w:ins w:id="195" w:author="guido de Zeeuw" w:date="2022-08-21T13:02:00Z">
                <w:rPr>
                  <w:rFonts w:ascii="Cambria Math" w:eastAsiaTheme="minorEastAsia" w:hAnsi="Cambria Math"/>
                  <w:lang w:val="en-US" w:eastAsia="en-GB"/>
                </w:rPr>
                <m:t>O</m:t>
              </w:ins>
            </m:r>
          </m:e>
          <m:sub>
            <m:r>
              <w:ins w:id="196" w:author="guido de Zeeuw" w:date="2022-08-21T13:02:00Z">
                <w:rPr>
                  <w:rFonts w:ascii="Cambria Math" w:eastAsiaTheme="minorEastAsia" w:hAnsi="Cambria Math"/>
                  <w:lang w:val="en-US" w:eastAsia="en-GB"/>
                </w:rPr>
                <m:t>3</m:t>
              </w:ins>
            </m:r>
          </m:sub>
          <m:sup>
            <m:r>
              <w:ins w:id="197" w:author="guido de Zeeuw" w:date="2022-08-21T13:02:00Z">
                <w:rPr>
                  <w:rFonts w:ascii="Cambria Math" w:eastAsiaTheme="minorEastAsia" w:hAnsi="Cambria Math"/>
                  <w:lang w:val="en-US" w:eastAsia="en-GB"/>
                </w:rPr>
                <m:t>-2</m:t>
              </w:ins>
            </m:r>
          </m:sup>
        </m:sSubSup>
      </m:oMath>
      <w:ins w:id="198" w:author="guido de Zeeuw" w:date="2022-08-21T13:02:00Z">
        <w:r w:rsidR="00247858" w:rsidRPr="00EC7010">
          <w:rPr>
            <w:rFonts w:eastAsiaTheme="minorEastAsia"/>
            <w:lang w:val="en-US" w:eastAsia="en-GB"/>
          </w:rPr>
          <w:t xml:space="preserve"> in the solution, thus affecting the pH and concentrations. </w:t>
        </w:r>
      </w:ins>
      <w:r w:rsidR="00D97922" w:rsidRPr="00EC7010">
        <w:rPr>
          <w:rFonts w:eastAsiaTheme="minorEastAsia"/>
          <w:b/>
          <w:bCs/>
          <w:lang w:val="en-US" w:eastAsia="en-GB"/>
        </w:rPr>
        <w:t xml:space="preserve">It is assumed that no </w:t>
      </w:r>
      <m:oMath>
        <m:r>
          <m:rPr>
            <m:sty m:val="bi"/>
          </m:rPr>
          <w:rPr>
            <w:rFonts w:ascii="Cambria Math" w:eastAsiaTheme="minorEastAsia" w:hAnsi="Cambria Math"/>
            <w:lang w:val="en-US" w:eastAsia="en-GB"/>
          </w:rPr>
          <m:t>C</m:t>
        </m:r>
        <m:sSubSup>
          <m:sSubSupPr>
            <m:ctrlPr>
              <w:rPr>
                <w:rFonts w:ascii="Cambria Math" w:eastAsiaTheme="minorEastAsia" w:hAnsi="Cambria Math"/>
                <w:b/>
                <w:bCs/>
                <w:i/>
                <w:lang w:val="en-US" w:eastAsia="en-GB"/>
              </w:rPr>
            </m:ctrlPr>
          </m:sSubSupPr>
          <m:e>
            <m:r>
              <m:rPr>
                <m:sty m:val="bi"/>
              </m:rPr>
              <w:rPr>
                <w:rFonts w:ascii="Cambria Math" w:eastAsiaTheme="minorEastAsia" w:hAnsi="Cambria Math"/>
                <w:lang w:val="en-US" w:eastAsia="en-GB"/>
              </w:rPr>
              <m:t>O</m:t>
            </m:r>
          </m:e>
          <m:sub>
            <m:r>
              <m:rPr>
                <m:sty m:val="bi"/>
              </m:rPr>
              <w:rPr>
                <w:rFonts w:ascii="Cambria Math" w:eastAsiaTheme="minorEastAsia" w:hAnsi="Cambria Math"/>
                <w:lang w:val="en-US" w:eastAsia="en-GB"/>
              </w:rPr>
              <m:t>3</m:t>
            </m:r>
          </m:sub>
          <m:sup>
            <m:r>
              <m:rPr>
                <m:sty m:val="bi"/>
              </m:rPr>
              <w:rPr>
                <w:rFonts w:ascii="Cambria Math" w:eastAsiaTheme="minorEastAsia" w:hAnsi="Cambria Math"/>
                <w:lang w:val="en-US" w:eastAsia="en-GB"/>
              </w:rPr>
              <m:t>-2</m:t>
            </m:r>
          </m:sup>
        </m:sSubSup>
        <m:r>
          <m:rPr>
            <m:sty m:val="bi"/>
          </m:rPr>
          <w:rPr>
            <w:rFonts w:ascii="Cambria Math" w:eastAsiaTheme="minorEastAsia" w:hAnsi="Cambria Math"/>
            <w:lang w:val="en-US" w:eastAsia="en-GB"/>
          </w:rPr>
          <m:t xml:space="preserve"> </m:t>
        </m:r>
      </m:oMath>
      <w:r w:rsidR="00D97922" w:rsidRPr="00EC7010">
        <w:rPr>
          <w:rFonts w:eastAsiaTheme="minorEastAsia"/>
          <w:b/>
          <w:bCs/>
          <w:lang w:val="en-US" w:eastAsia="en-GB"/>
        </w:rPr>
        <w:t xml:space="preserve">and </w:t>
      </w:r>
      <m:oMath>
        <m:r>
          <m:rPr>
            <m:sty m:val="bi"/>
          </m:rPr>
          <w:rPr>
            <w:rFonts w:ascii="Cambria Math" w:eastAsiaTheme="minorEastAsia" w:hAnsi="Cambria Math"/>
            <w:lang w:val="en-US" w:eastAsia="en-GB"/>
          </w:rPr>
          <m:t>C</m:t>
        </m:r>
        <m:sSup>
          <m:sSupPr>
            <m:ctrlPr>
              <w:rPr>
                <w:rFonts w:ascii="Cambria Math" w:eastAsiaTheme="minorEastAsia" w:hAnsi="Cambria Math"/>
                <w:b/>
                <w:bCs/>
                <w:i/>
                <w:lang w:val="en-US" w:eastAsia="en-GB"/>
              </w:rPr>
            </m:ctrlPr>
          </m:sSupPr>
          <m:e>
            <m:r>
              <m:rPr>
                <m:sty m:val="bi"/>
              </m:rPr>
              <w:rPr>
                <w:rFonts w:ascii="Cambria Math" w:eastAsiaTheme="minorEastAsia" w:hAnsi="Cambria Math"/>
                <w:lang w:val="en-US" w:eastAsia="en-GB"/>
              </w:rPr>
              <m:t>a</m:t>
            </m:r>
          </m:e>
          <m:sup>
            <m:r>
              <m:rPr>
                <m:sty m:val="bi"/>
              </m:rPr>
              <w:rPr>
                <w:rFonts w:ascii="Cambria Math" w:eastAsiaTheme="minorEastAsia" w:hAnsi="Cambria Math"/>
                <w:lang w:val="en-US" w:eastAsia="en-GB"/>
              </w:rPr>
              <m:t>+2</m:t>
            </m:r>
          </m:sup>
        </m:sSup>
      </m:oMath>
      <w:r w:rsidR="00D97922" w:rsidRPr="00EC7010">
        <w:rPr>
          <w:rFonts w:eastAsiaTheme="minorEastAsia"/>
          <w:b/>
          <w:bCs/>
          <w:lang w:val="en-US" w:eastAsia="en-GB"/>
        </w:rPr>
        <w:t xml:space="preserve"> is initially present in the liquid!</w:t>
      </w:r>
      <w:r w:rsidR="00372CF1" w:rsidRPr="00EC7010">
        <w:rPr>
          <w:rFonts w:eastAsiaTheme="minorEastAsia"/>
          <w:b/>
          <w:bCs/>
          <w:lang w:val="en-US" w:eastAsia="en-GB"/>
        </w:rPr>
        <w:t xml:space="preserve"> </w:t>
      </w:r>
      <w:r w:rsidR="007A0B22" w:rsidRPr="00EC7010">
        <w:rPr>
          <w:rFonts w:eastAsiaTheme="minorEastAsia"/>
          <w:lang w:val="en-US" w:eastAsia="en-GB"/>
        </w:rPr>
        <w:t>To calculate the pH, ORCHESTRA is used. The following primary species (‘</w:t>
      </w:r>
      <w:r w:rsidR="007A0B22" w:rsidRPr="00EC7010">
        <w:rPr>
          <w:rFonts w:eastAsiaTheme="minorEastAsia"/>
          <w:i/>
          <w:iCs/>
          <w:lang w:val="en-US" w:eastAsia="en-GB"/>
        </w:rPr>
        <w:t>building blocks’</w:t>
      </w:r>
      <w:r w:rsidR="007A0B22" w:rsidRPr="00EC7010">
        <w:rPr>
          <w:rFonts w:eastAsiaTheme="minorEastAsia"/>
          <w:lang w:val="en-US" w:eastAsia="en-GB"/>
        </w:rPr>
        <w:t>) are used:</w:t>
      </w:r>
    </w:p>
    <w:p w14:paraId="282C4C99" w14:textId="722E2FA5" w:rsidR="007A0B22" w:rsidRPr="00EC7010" w:rsidRDefault="007A0B22" w:rsidP="007A0B22">
      <w:pPr>
        <w:pStyle w:val="ListParagraph"/>
        <w:numPr>
          <w:ilvl w:val="0"/>
          <w:numId w:val="43"/>
        </w:numPr>
        <w:rPr>
          <w:lang w:eastAsia="en-GB"/>
        </w:rPr>
      </w:pPr>
      <m:oMath>
        <m:r>
          <w:rPr>
            <w:rFonts w:ascii="Cambria Math" w:hAnsi="Cambria Math"/>
            <w:lang w:eastAsia="en-GB"/>
          </w:rPr>
          <m:t>C</m:t>
        </m:r>
        <m:sSubSup>
          <m:sSubSupPr>
            <m:ctrlPr>
              <w:rPr>
                <w:rFonts w:ascii="Cambria Math" w:hAnsi="Cambria Math"/>
                <w:i/>
                <w:lang w:eastAsia="en-GB"/>
              </w:rPr>
            </m:ctrlPr>
          </m:sSubSupPr>
          <m:e>
            <m:r>
              <w:rPr>
                <w:rFonts w:ascii="Cambria Math" w:hAnsi="Cambria Math"/>
                <w:lang w:eastAsia="en-GB"/>
              </w:rPr>
              <m:t>O</m:t>
            </m:r>
          </m:e>
          <m:sub>
            <m:r>
              <w:rPr>
                <w:rFonts w:ascii="Cambria Math" w:hAnsi="Cambria Math"/>
                <w:lang w:eastAsia="en-GB"/>
              </w:rPr>
              <m:t>3</m:t>
            </m:r>
          </m:sub>
          <m:sup>
            <m:r>
              <w:rPr>
                <w:rFonts w:ascii="Cambria Math" w:hAnsi="Cambria Math"/>
                <w:lang w:eastAsia="en-GB"/>
              </w:rPr>
              <m:t>-2</m:t>
            </m:r>
          </m:sup>
        </m:sSubSup>
        <m:r>
          <w:rPr>
            <w:rFonts w:ascii="Cambria Math" w:hAnsi="Cambria Math"/>
            <w:lang w:eastAsia="en-GB"/>
          </w:rPr>
          <m:t>.tot</m:t>
        </m:r>
      </m:oMath>
    </w:p>
    <w:p w14:paraId="70E6BF94" w14:textId="5E11E947" w:rsidR="007A0B22" w:rsidRPr="00EC7010" w:rsidRDefault="007A0B22" w:rsidP="007A0B22">
      <w:pPr>
        <w:pStyle w:val="ListParagraph"/>
        <w:numPr>
          <w:ilvl w:val="0"/>
          <w:numId w:val="43"/>
        </w:numPr>
        <w:rPr>
          <w:lang w:eastAsia="en-GB"/>
        </w:rPr>
      </w:pPr>
      <m:oMath>
        <m:r>
          <w:rPr>
            <w:rFonts w:ascii="Cambria Math" w:hAnsi="Cambria Math"/>
            <w:lang w:eastAsia="en-GB"/>
          </w:rPr>
          <m:t>C</m:t>
        </m:r>
        <m:sSup>
          <m:sSupPr>
            <m:ctrlPr>
              <w:rPr>
                <w:rFonts w:ascii="Cambria Math" w:hAnsi="Cambria Math"/>
                <w:i/>
                <w:lang w:eastAsia="en-GB"/>
              </w:rPr>
            </m:ctrlPr>
          </m:sSupPr>
          <m:e>
            <m:r>
              <w:rPr>
                <w:rFonts w:ascii="Cambria Math" w:hAnsi="Cambria Math"/>
                <w:lang w:eastAsia="en-GB"/>
              </w:rPr>
              <m:t>a</m:t>
            </m:r>
          </m:e>
          <m:sup>
            <m:r>
              <w:rPr>
                <w:rFonts w:ascii="Cambria Math" w:hAnsi="Cambria Math"/>
                <w:lang w:eastAsia="en-GB"/>
              </w:rPr>
              <m:t>+2</m:t>
            </m:r>
          </m:sup>
        </m:sSup>
        <m:r>
          <w:rPr>
            <w:rFonts w:ascii="Cambria Math" w:hAnsi="Cambria Math"/>
            <w:lang w:eastAsia="en-GB"/>
          </w:rPr>
          <m:t>.tot</m:t>
        </m:r>
      </m:oMath>
    </w:p>
    <w:p w14:paraId="702F3E6E" w14:textId="04FDF7C9" w:rsidR="007A0B22" w:rsidRPr="00EC7010" w:rsidRDefault="00000000" w:rsidP="007A0B22">
      <w:pPr>
        <w:pStyle w:val="ListParagraph"/>
        <w:numPr>
          <w:ilvl w:val="0"/>
          <w:numId w:val="43"/>
        </w:numPr>
        <w:rPr>
          <w:lang w:eastAsia="en-GB"/>
        </w:rPr>
      </w:pPr>
      <m:oMath>
        <m:sSup>
          <m:sSupPr>
            <m:ctrlPr>
              <w:rPr>
                <w:rFonts w:ascii="Cambria Math" w:hAnsi="Cambria Math"/>
                <w:i/>
                <w:lang w:eastAsia="en-GB"/>
              </w:rPr>
            </m:ctrlPr>
          </m:sSupPr>
          <m:e>
            <m:r>
              <w:rPr>
                <w:rFonts w:ascii="Cambria Math" w:hAnsi="Cambria Math"/>
                <w:lang w:eastAsia="en-GB"/>
              </w:rPr>
              <m:t>H</m:t>
            </m:r>
          </m:e>
          <m:sup>
            <m:r>
              <w:rPr>
                <w:rFonts w:ascii="Cambria Math" w:hAnsi="Cambria Math"/>
                <w:lang w:eastAsia="en-GB"/>
              </w:rPr>
              <m:t>+</m:t>
            </m:r>
          </m:sup>
        </m:sSup>
        <m:r>
          <w:rPr>
            <w:rFonts w:ascii="Cambria Math" w:eastAsiaTheme="minorEastAsia" w:hAnsi="Cambria Math"/>
            <w:lang w:eastAsia="en-GB"/>
          </w:rPr>
          <m:t>.tot</m:t>
        </m:r>
      </m:oMath>
    </w:p>
    <w:p w14:paraId="1E179DAF" w14:textId="5DC91B9F" w:rsidR="007A0B22" w:rsidRPr="00EC7010" w:rsidRDefault="007A0B22" w:rsidP="007A0B22">
      <w:pPr>
        <w:pStyle w:val="ListParagraph"/>
        <w:numPr>
          <w:ilvl w:val="0"/>
          <w:numId w:val="43"/>
        </w:numPr>
        <w:rPr>
          <w:lang w:eastAsia="en-GB"/>
        </w:rPr>
      </w:pPr>
      <m:oMath>
        <m:r>
          <w:rPr>
            <w:rFonts w:ascii="Cambria Math" w:hAnsi="Cambria Math"/>
            <w:lang w:eastAsia="en-GB"/>
          </w:rPr>
          <m:t>calcite_mineral</m:t>
        </m:r>
        <m:r>
          <w:rPr>
            <w:rFonts w:ascii="Cambria Math" w:eastAsiaTheme="minorEastAsia" w:hAnsi="Cambria Math"/>
            <w:lang w:eastAsia="en-GB"/>
          </w:rPr>
          <m:t>.tot</m:t>
        </m:r>
      </m:oMath>
    </w:p>
    <w:p w14:paraId="07358FB6" w14:textId="518C239C" w:rsidR="00F86906" w:rsidRPr="00EC7010" w:rsidRDefault="00F86906" w:rsidP="00F86906">
      <w:pPr>
        <w:rPr>
          <w:rFonts w:eastAsiaTheme="minorEastAsia"/>
          <w:lang w:eastAsia="en-GB"/>
        </w:rPr>
      </w:pPr>
      <m:oMath>
        <m:r>
          <w:rPr>
            <w:rFonts w:ascii="Cambria Math" w:hAnsi="Cambria Math"/>
            <w:lang w:eastAsia="en-GB"/>
          </w:rPr>
          <m:t>calcite_mineral.tot</m:t>
        </m:r>
      </m:oMath>
      <w:r w:rsidRPr="00EC7010">
        <w:rPr>
          <w:rFonts w:eastAsiaTheme="minorEastAsia"/>
          <w:lang w:eastAsia="en-GB"/>
        </w:rPr>
        <w:t xml:space="preserve"> is the total amount of calcite (</w:t>
      </w:r>
      <m:oMath>
        <m:r>
          <w:rPr>
            <w:rFonts w:ascii="Cambria Math" w:eastAsiaTheme="minorEastAsia" w:hAnsi="Cambria Math"/>
            <w:lang w:eastAsia="en-GB"/>
          </w:rPr>
          <m:t>CaC</m:t>
        </m:r>
        <m:sSub>
          <m:sSubPr>
            <m:ctrlPr>
              <w:rPr>
                <w:rFonts w:ascii="Cambria Math" w:eastAsiaTheme="minorEastAsia" w:hAnsi="Cambria Math"/>
                <w:i/>
                <w:lang w:eastAsia="en-GB"/>
              </w:rPr>
            </m:ctrlPr>
          </m:sSubPr>
          <m:e>
            <m:r>
              <w:rPr>
                <w:rFonts w:ascii="Cambria Math" w:eastAsiaTheme="minorEastAsia" w:hAnsi="Cambria Math"/>
                <w:lang w:eastAsia="en-GB"/>
              </w:rPr>
              <m:t>O</m:t>
            </m:r>
          </m:e>
          <m:sub>
            <m:r>
              <w:rPr>
                <w:rFonts w:ascii="Cambria Math" w:eastAsiaTheme="minorEastAsia" w:hAnsi="Cambria Math"/>
                <w:lang w:eastAsia="en-GB"/>
              </w:rPr>
              <m:t>3</m:t>
            </m:r>
          </m:sub>
        </m:sSub>
        <m:r>
          <w:rPr>
            <w:rFonts w:ascii="Cambria Math" w:eastAsiaTheme="minorEastAsia" w:hAnsi="Cambria Math"/>
            <w:lang w:eastAsia="en-GB"/>
          </w:rPr>
          <m:t>[s]</m:t>
        </m:r>
      </m:oMath>
      <w:r w:rsidRPr="00EC7010">
        <w:rPr>
          <w:rFonts w:eastAsiaTheme="minorEastAsia"/>
          <w:lang w:eastAsia="en-GB"/>
        </w:rPr>
        <w:t>) in the system.</w:t>
      </w:r>
    </w:p>
    <w:p w14:paraId="083EF017" w14:textId="5A239CB1" w:rsidR="00F86906" w:rsidRPr="00EC7010" w:rsidRDefault="00F86906" w:rsidP="00F86906">
      <w:pPr>
        <w:rPr>
          <w:rFonts w:eastAsiaTheme="minorEastAsia"/>
          <w:lang w:eastAsia="en-GB"/>
        </w:rPr>
      </w:pPr>
      <w:r w:rsidRPr="00EC7010">
        <w:rPr>
          <w:rFonts w:eastAsiaTheme="minorEastAsia"/>
          <w:lang w:eastAsia="en-GB"/>
        </w:rPr>
        <w:tab/>
        <w:t xml:space="preserve">To calculate chemical equilibrium with ORCHESTRA, a bookkeeping “trick” is used that allows ORCHESTRA to know how much </w:t>
      </w:r>
      <m:oMath>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oMath>
      <w:r w:rsidRPr="00EC7010">
        <w:rPr>
          <w:rFonts w:eastAsiaTheme="minorEastAsia"/>
          <w:lang w:eastAsia="en-GB"/>
        </w:rPr>
        <w:t xml:space="preserve"> and </w:t>
      </w:r>
      <m:oMath>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oMath>
      <w:r w:rsidRPr="00EC7010">
        <w:rPr>
          <w:rFonts w:eastAsiaTheme="minorEastAsia"/>
          <w:lang w:eastAsia="en-GB"/>
        </w:rPr>
        <w:t xml:space="preserve"> is available in the liquid based on the amount of calcite present. This trick is based around understanding the following equations:</w:t>
      </w:r>
    </w:p>
    <w:p w14:paraId="4498DA39" w14:textId="074FBA54" w:rsidR="00F86906" w:rsidRPr="00EC7010" w:rsidRDefault="00F86906" w:rsidP="00F86906">
      <w:pPr>
        <w:rPr>
          <w:rFonts w:eastAsiaTheme="minorEastAsia"/>
          <w:lang w:eastAsia="en-GB"/>
        </w:rPr>
      </w:pPr>
      <m:oMathPara>
        <m:oMath>
          <m:r>
            <w:rPr>
              <w:rFonts w:ascii="Cambria Math" w:hAnsi="Cambria Math"/>
              <w:lang w:eastAsia="en-GB"/>
            </w:rPr>
            <m:t>C</m:t>
          </m:r>
          <m:sSub>
            <m:sSubPr>
              <m:ctrlPr>
                <w:rPr>
                  <w:rFonts w:ascii="Cambria Math" w:eastAsiaTheme="minorEastAsia" w:hAnsi="Cambria Math"/>
                  <w:i/>
                  <w:lang w:eastAsia="en-GB"/>
                </w:rPr>
              </m:ctrlPr>
            </m:sSubPr>
            <m:e>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r>
                <w:rPr>
                  <w:rFonts w:ascii="Cambria Math" w:eastAsiaTheme="minorEastAsia" w:hAnsi="Cambria Math"/>
                  <w:lang w:eastAsia="en-GB"/>
                </w:rPr>
                <m:t>.tot</m:t>
              </m:r>
            </m:e>
            <m:sub>
              <m:r>
                <w:rPr>
                  <w:rFonts w:ascii="Cambria Math" w:eastAsiaTheme="minorEastAsia" w:hAnsi="Cambria Math"/>
                  <w:lang w:eastAsia="en-GB"/>
                </w:rPr>
                <m:t>liquid</m:t>
              </m:r>
            </m:sub>
          </m:sSub>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r>
            <w:rPr>
              <w:rFonts w:ascii="Cambria Math" w:eastAsiaTheme="minorEastAsia" w:hAnsi="Cambria Math"/>
              <w:lang w:eastAsia="en-GB"/>
            </w:rPr>
            <m:t>.tot-C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r>
            <w:rPr>
              <w:rFonts w:ascii="Cambria Math" w:eastAsiaTheme="minorEastAsia" w:hAnsi="Cambria Math"/>
              <w:lang w:eastAsia="en-GB"/>
            </w:rPr>
            <m:t>.to</m:t>
          </m:r>
          <m:sSub>
            <m:sSubPr>
              <m:ctrlPr>
                <w:rPr>
                  <w:rFonts w:ascii="Cambria Math" w:eastAsiaTheme="minorEastAsia" w:hAnsi="Cambria Math"/>
                  <w:i/>
                  <w:lang w:eastAsia="en-GB"/>
                </w:rPr>
              </m:ctrlPr>
            </m:sSubPr>
            <m:e>
              <m:r>
                <w:rPr>
                  <w:rFonts w:ascii="Cambria Math" w:eastAsiaTheme="minorEastAsia" w:hAnsi="Cambria Math"/>
                  <w:lang w:eastAsia="en-GB"/>
                </w:rPr>
                <m:t>t</m:t>
              </m:r>
            </m:e>
            <m:sub>
              <m:r>
                <w:rPr>
                  <w:rFonts w:ascii="Cambria Math" w:eastAsiaTheme="minorEastAsia" w:hAnsi="Cambria Math"/>
                  <w:lang w:eastAsia="en-GB"/>
                </w:rPr>
                <m:t>calcite</m:t>
              </m:r>
            </m:sub>
          </m:sSub>
        </m:oMath>
      </m:oMathPara>
    </w:p>
    <w:p w14:paraId="17602A62" w14:textId="1ED107C2" w:rsidR="00F86906" w:rsidRPr="00EC7010" w:rsidRDefault="00F86906" w:rsidP="00F86906">
      <w:pPr>
        <w:rPr>
          <w:rFonts w:eastAsiaTheme="minorEastAsia"/>
          <w:lang w:eastAsia="en-GB"/>
        </w:rPr>
      </w:pPr>
      <m:oMathPara>
        <m:oMath>
          <m:r>
            <w:rPr>
              <w:rFonts w:ascii="Cambria Math" w:hAnsi="Cambria Math"/>
              <w:lang w:eastAsia="en-GB"/>
            </w:rPr>
            <m:t>C</m:t>
          </m:r>
          <m:sSup>
            <m:sSupPr>
              <m:ctrlPr>
                <w:rPr>
                  <w:rFonts w:ascii="Cambria Math" w:hAnsi="Cambria Math"/>
                  <w:i/>
                  <w:lang w:eastAsia="en-GB"/>
                </w:rPr>
              </m:ctrlPr>
            </m:sSupPr>
            <m:e>
              <m:r>
                <w:rPr>
                  <w:rFonts w:ascii="Cambria Math" w:hAnsi="Cambria Math"/>
                  <w:lang w:eastAsia="en-GB"/>
                </w:rPr>
                <m:t>a</m:t>
              </m:r>
            </m:e>
            <m:sup>
              <m:r>
                <w:rPr>
                  <w:rFonts w:ascii="Cambria Math" w:hAnsi="Cambria Math"/>
                  <w:lang w:eastAsia="en-GB"/>
                </w:rPr>
                <m:t>+2</m:t>
              </m:r>
            </m:sup>
          </m:sSup>
          <m:sSub>
            <m:sSubPr>
              <m:ctrlPr>
                <w:rPr>
                  <w:rFonts w:ascii="Cambria Math" w:eastAsiaTheme="minorEastAsia" w:hAnsi="Cambria Math"/>
                  <w:i/>
                  <w:lang w:eastAsia="en-GB"/>
                </w:rPr>
              </m:ctrlPr>
            </m:sSubPr>
            <m:e>
              <m:r>
                <w:rPr>
                  <w:rFonts w:ascii="Cambria Math" w:eastAsiaTheme="minorEastAsia" w:hAnsi="Cambria Math"/>
                  <w:lang w:eastAsia="en-GB"/>
                </w:rPr>
                <m:t>.tot</m:t>
              </m:r>
            </m:e>
            <m:sub>
              <m:r>
                <w:rPr>
                  <w:rFonts w:ascii="Cambria Math" w:eastAsiaTheme="minorEastAsia" w:hAnsi="Cambria Math"/>
                  <w:lang w:eastAsia="en-GB"/>
                </w:rPr>
                <m:t>liquid</m:t>
              </m:r>
            </m:sub>
          </m:sSub>
          <m:r>
            <w:rPr>
              <w:rFonts w:ascii="Cambria Math" w:eastAsiaTheme="minorEastAsia" w:hAnsi="Cambria Math"/>
              <w:lang w:eastAsia="en-GB"/>
            </w:rPr>
            <m:t>=</m:t>
          </m:r>
          <m:r>
            <w:rPr>
              <w:rFonts w:ascii="Cambria Math" w:hAnsi="Cambria Math"/>
              <w:lang w:eastAsia="en-GB"/>
            </w:rPr>
            <m:t>C</m:t>
          </m:r>
          <m:sSup>
            <m:sSupPr>
              <m:ctrlPr>
                <w:rPr>
                  <w:rFonts w:ascii="Cambria Math" w:hAnsi="Cambria Math"/>
                  <w:i/>
                  <w:lang w:eastAsia="en-GB"/>
                </w:rPr>
              </m:ctrlPr>
            </m:sSupPr>
            <m:e>
              <m:r>
                <w:rPr>
                  <w:rFonts w:ascii="Cambria Math" w:hAnsi="Cambria Math"/>
                  <w:lang w:eastAsia="en-GB"/>
                </w:rPr>
                <m:t>a</m:t>
              </m:r>
            </m:e>
            <m:sup>
              <m:r>
                <w:rPr>
                  <w:rFonts w:ascii="Cambria Math" w:hAnsi="Cambria Math"/>
                  <w:lang w:eastAsia="en-GB"/>
                </w:rPr>
                <m:t>+2</m:t>
              </m:r>
            </m:sup>
          </m:sSup>
          <m:r>
            <w:rPr>
              <w:rFonts w:ascii="Cambria Math" w:eastAsiaTheme="minorEastAsia" w:hAnsi="Cambria Math"/>
              <w:lang w:eastAsia="en-GB"/>
            </w:rPr>
            <m:t>.tot-</m:t>
          </m:r>
          <m:r>
            <w:rPr>
              <w:rFonts w:ascii="Cambria Math" w:hAnsi="Cambria Math"/>
              <w:lang w:eastAsia="en-GB"/>
            </w:rPr>
            <m:t>C</m:t>
          </m:r>
          <m:sSup>
            <m:sSupPr>
              <m:ctrlPr>
                <w:rPr>
                  <w:rFonts w:ascii="Cambria Math" w:hAnsi="Cambria Math"/>
                  <w:i/>
                  <w:lang w:eastAsia="en-GB"/>
                </w:rPr>
              </m:ctrlPr>
            </m:sSupPr>
            <m:e>
              <m:r>
                <w:rPr>
                  <w:rFonts w:ascii="Cambria Math" w:hAnsi="Cambria Math"/>
                  <w:lang w:eastAsia="en-GB"/>
                </w:rPr>
                <m:t>a</m:t>
              </m:r>
            </m:e>
            <m:sup>
              <m:r>
                <w:rPr>
                  <w:rFonts w:ascii="Cambria Math" w:hAnsi="Cambria Math"/>
                  <w:lang w:eastAsia="en-GB"/>
                </w:rPr>
                <m:t>+2</m:t>
              </m:r>
            </m:sup>
          </m:sSup>
          <m:r>
            <w:rPr>
              <w:rFonts w:ascii="Cambria Math" w:eastAsiaTheme="minorEastAsia" w:hAnsi="Cambria Math"/>
              <w:lang w:eastAsia="en-GB"/>
            </w:rPr>
            <m:t>.to</m:t>
          </m:r>
          <m:sSub>
            <m:sSubPr>
              <m:ctrlPr>
                <w:rPr>
                  <w:rFonts w:ascii="Cambria Math" w:eastAsiaTheme="minorEastAsia" w:hAnsi="Cambria Math"/>
                  <w:i/>
                  <w:lang w:eastAsia="en-GB"/>
                </w:rPr>
              </m:ctrlPr>
            </m:sSubPr>
            <m:e>
              <m:r>
                <w:rPr>
                  <w:rFonts w:ascii="Cambria Math" w:eastAsiaTheme="minorEastAsia" w:hAnsi="Cambria Math"/>
                  <w:lang w:eastAsia="en-GB"/>
                </w:rPr>
                <m:t>t</m:t>
              </m:r>
            </m:e>
            <m:sub>
              <m:r>
                <w:rPr>
                  <w:rFonts w:ascii="Cambria Math" w:eastAsiaTheme="minorEastAsia" w:hAnsi="Cambria Math"/>
                  <w:lang w:eastAsia="en-GB"/>
                </w:rPr>
                <m:t>calcite</m:t>
              </m:r>
            </m:sub>
          </m:sSub>
        </m:oMath>
      </m:oMathPara>
    </w:p>
    <w:p w14:paraId="18ABE0CA" w14:textId="6C62E599" w:rsidR="00F86906" w:rsidRPr="00EC7010" w:rsidRDefault="00D97922" w:rsidP="00F86906">
      <w:pPr>
        <w:rPr>
          <w:rFonts w:eastAsiaTheme="minorEastAsia"/>
          <w:lang w:eastAsia="en-GB"/>
        </w:rPr>
      </w:pPr>
      <w:r w:rsidRPr="00EC7010">
        <w:rPr>
          <w:rFonts w:eastAsiaTheme="minorEastAsia"/>
          <w:lang w:eastAsia="en-GB"/>
        </w:rPr>
        <w:t xml:space="preserve">Let us, for example consider the case where (1) no calcite has been dissolved yet. As we assume that no free </w:t>
      </w:r>
      <m:oMath>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oMath>
      <w:r w:rsidRPr="00EC7010">
        <w:rPr>
          <w:rFonts w:eastAsiaTheme="minorEastAsia"/>
          <w:lang w:eastAsia="en-GB"/>
        </w:rPr>
        <w:t xml:space="preserve"> and </w:t>
      </w:r>
      <m:oMath>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oMath>
      <w:r w:rsidRPr="00EC7010">
        <w:rPr>
          <w:rFonts w:eastAsiaTheme="minorEastAsia"/>
          <w:lang w:eastAsia="en-GB"/>
        </w:rPr>
        <w:t xml:space="preserve"> is initially present in the liquid, the following totals are applicable:</w:t>
      </w:r>
    </w:p>
    <w:p w14:paraId="290F0755" w14:textId="7790D8BD" w:rsidR="00D97922" w:rsidRPr="00EC7010" w:rsidRDefault="00D97922" w:rsidP="00D97922">
      <w:pPr>
        <w:pStyle w:val="ListParagraph"/>
        <w:numPr>
          <w:ilvl w:val="0"/>
          <w:numId w:val="44"/>
        </w:numPr>
        <w:rPr>
          <w:rFonts w:eastAsiaTheme="minorEastAsia"/>
          <w:lang w:eastAsia="en-GB"/>
        </w:rPr>
      </w:pPr>
      <m:oMath>
        <m:r>
          <w:rPr>
            <w:rFonts w:ascii="Cambria Math" w:eastAsiaTheme="minorEastAsia" w:hAnsi="Cambria Math"/>
            <w:lang w:eastAsia="en-GB"/>
          </w:rPr>
          <m:t>calcite_mineral.tot=0.5 mol/L</m:t>
        </m:r>
      </m:oMath>
    </w:p>
    <w:p w14:paraId="0AD7D20F" w14:textId="69D940BF" w:rsidR="00D97922" w:rsidRPr="00EC7010" w:rsidRDefault="00D97922" w:rsidP="00D97922">
      <w:pPr>
        <w:pStyle w:val="ListParagraph"/>
        <w:numPr>
          <w:ilvl w:val="0"/>
          <w:numId w:val="44"/>
        </w:numPr>
        <w:rPr>
          <w:rFonts w:eastAsiaTheme="minorEastAsia"/>
          <w:lang w:eastAsia="en-GB"/>
        </w:rPr>
      </w:pPr>
      <m:oMath>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r>
          <w:rPr>
            <w:rFonts w:ascii="Cambria Math" w:eastAsiaTheme="minorEastAsia" w:hAnsi="Cambria Math"/>
            <w:lang w:eastAsia="en-GB"/>
          </w:rPr>
          <m:t>.tot=0.5 mol/L</m:t>
        </m:r>
      </m:oMath>
    </w:p>
    <w:p w14:paraId="31061483" w14:textId="77777777" w:rsidR="00D97922" w:rsidRPr="00EC7010" w:rsidRDefault="00D97922" w:rsidP="00D97922">
      <w:pPr>
        <w:pStyle w:val="ListParagraph"/>
        <w:numPr>
          <w:ilvl w:val="0"/>
          <w:numId w:val="44"/>
        </w:numPr>
        <w:rPr>
          <w:rFonts w:eastAsiaTheme="minorEastAsia"/>
          <w:lang w:eastAsia="en-GB"/>
        </w:rPr>
      </w:pPr>
      <m:oMath>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r>
          <w:rPr>
            <w:rFonts w:ascii="Cambria Math" w:eastAsiaTheme="minorEastAsia" w:hAnsi="Cambria Math"/>
            <w:lang w:eastAsia="en-GB"/>
          </w:rPr>
          <m:t>.tot=0.5 mol/L</m:t>
        </m:r>
      </m:oMath>
    </w:p>
    <w:p w14:paraId="4E95D6DC" w14:textId="3C2EF359" w:rsidR="00D97922" w:rsidRPr="00EC7010" w:rsidRDefault="00D97922" w:rsidP="00D97922">
      <w:pPr>
        <w:rPr>
          <w:rFonts w:eastAsiaTheme="minorEastAsia"/>
          <w:lang w:eastAsia="en-GB"/>
        </w:rPr>
      </w:pPr>
      <w:r w:rsidRPr="00EC7010">
        <w:rPr>
          <w:rFonts w:eastAsiaTheme="minorEastAsia"/>
          <w:lang w:eastAsia="en-GB"/>
        </w:rPr>
        <w:t xml:space="preserve">By defining the system this way, ORCHESTRA </w:t>
      </w:r>
      <w:r w:rsidR="000A5FAC" w:rsidRPr="00EC7010">
        <w:rPr>
          <w:rFonts w:eastAsiaTheme="minorEastAsia"/>
          <w:lang w:eastAsia="en-GB"/>
        </w:rPr>
        <w:t>sees</w:t>
      </w:r>
      <w:r w:rsidRPr="00EC7010">
        <w:rPr>
          <w:rFonts w:eastAsiaTheme="minorEastAsia"/>
          <w:lang w:eastAsia="en-GB"/>
        </w:rPr>
        <w:t xml:space="preserve"> that all </w:t>
      </w:r>
      <m:oMath>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oMath>
      <w:r w:rsidRPr="00EC7010">
        <w:rPr>
          <w:rFonts w:eastAsiaTheme="minorEastAsia"/>
          <w:lang w:eastAsia="en-GB"/>
        </w:rPr>
        <w:t xml:space="preserve"> and </w:t>
      </w:r>
      <m:oMath>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oMath>
      <w:r w:rsidRPr="00EC7010">
        <w:rPr>
          <w:rFonts w:eastAsiaTheme="minorEastAsia"/>
          <w:lang w:eastAsia="en-GB"/>
        </w:rPr>
        <w:t xml:space="preserve"> is present in calcite and therefore none is available for the other species in the liquid (</w:t>
      </w:r>
      <m:oMath>
        <m:d>
          <m:dPr>
            <m:begChr m:val="["/>
            <m:endChr m:val="]"/>
            <m:ctrlPr>
              <w:rPr>
                <w:rFonts w:ascii="Cambria Math" w:eastAsiaTheme="minorEastAsia" w:hAnsi="Cambria Math"/>
                <w:i/>
                <w:lang w:eastAsia="en-GB"/>
              </w:rPr>
            </m:ctrlPr>
          </m:dPr>
          <m:e>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e>
        </m:d>
        <m:r>
          <w:rPr>
            <w:rFonts w:ascii="Cambria Math" w:eastAsiaTheme="minorEastAsia" w:hAnsi="Cambria Math"/>
            <w:lang w:eastAsia="en-GB"/>
          </w:rPr>
          <m:t xml:space="preserve">, </m:t>
        </m:r>
        <m:d>
          <m:dPr>
            <m:begChr m:val="["/>
            <m:endChr m:val="]"/>
            <m:ctrlPr>
              <w:rPr>
                <w:rFonts w:ascii="Cambria Math" w:eastAsiaTheme="minorEastAsia" w:hAnsi="Cambria Math"/>
                <w:i/>
                <w:lang w:eastAsia="en-GB"/>
              </w:rPr>
            </m:ctrlPr>
          </m:dPr>
          <m:e>
            <m:r>
              <w:rPr>
                <w:rFonts w:ascii="Cambria Math" w:eastAsiaTheme="minorEastAsia" w:hAnsi="Cambria Math"/>
                <w:lang w:eastAsia="en-GB"/>
              </w:rPr>
              <m:t>HC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m:t>
                </m:r>
              </m:sup>
            </m:sSubSup>
          </m:e>
        </m:d>
        <m:r>
          <w:rPr>
            <w:rFonts w:ascii="Cambria Math" w:eastAsiaTheme="minorEastAsia" w:hAnsi="Cambria Math"/>
            <w:lang w:eastAsia="en-GB"/>
          </w:rPr>
          <m:t xml:space="preserve">, </m:t>
        </m:r>
        <m:sSub>
          <m:sSubPr>
            <m:ctrlPr>
              <w:rPr>
                <w:rFonts w:ascii="Cambria Math" w:eastAsiaTheme="minorEastAsia" w:hAnsi="Cambria Math"/>
                <w:i/>
                <w:lang w:eastAsia="en-GB"/>
              </w:rPr>
            </m:ctrlPr>
          </m:sSubPr>
          <m:e>
            <m:r>
              <w:rPr>
                <w:rFonts w:ascii="Cambria Math" w:eastAsiaTheme="minorEastAsia" w:hAnsi="Cambria Math"/>
                <w:lang w:eastAsia="en-GB"/>
              </w:rPr>
              <m:t>[H</m:t>
            </m:r>
          </m:e>
          <m:sub>
            <m:r>
              <w:rPr>
                <w:rFonts w:ascii="Cambria Math" w:eastAsiaTheme="minorEastAsia" w:hAnsi="Cambria Math"/>
                <w:lang w:eastAsia="en-GB"/>
              </w:rPr>
              <m:t>2</m:t>
            </m:r>
          </m:sub>
        </m:sSub>
        <m:r>
          <w:rPr>
            <w:rFonts w:ascii="Cambria Math" w:eastAsiaTheme="minorEastAsia" w:hAnsi="Cambria Math"/>
            <w:lang w:eastAsia="en-GB"/>
          </w:rPr>
          <m:t>C</m:t>
        </m:r>
        <m:sSub>
          <m:sSubPr>
            <m:ctrlPr>
              <w:rPr>
                <w:rFonts w:ascii="Cambria Math" w:eastAsiaTheme="minorEastAsia" w:hAnsi="Cambria Math"/>
                <w:i/>
                <w:lang w:eastAsia="en-GB"/>
              </w:rPr>
            </m:ctrlPr>
          </m:sSubPr>
          <m:e>
            <m:r>
              <w:rPr>
                <w:rFonts w:ascii="Cambria Math" w:eastAsiaTheme="minorEastAsia" w:hAnsi="Cambria Math"/>
                <w:lang w:eastAsia="en-GB"/>
              </w:rPr>
              <m:t>O</m:t>
            </m:r>
          </m:e>
          <m:sub>
            <m:r>
              <w:rPr>
                <w:rFonts w:ascii="Cambria Math" w:eastAsiaTheme="minorEastAsia" w:hAnsi="Cambria Math"/>
                <w:lang w:eastAsia="en-GB"/>
              </w:rPr>
              <m:t>3</m:t>
            </m:r>
          </m:sub>
        </m:sSub>
        <m:r>
          <w:rPr>
            <w:rFonts w:ascii="Cambria Math" w:eastAsiaTheme="minorEastAsia" w:hAnsi="Cambria Math"/>
            <w:lang w:eastAsia="en-GB"/>
          </w:rPr>
          <m:t xml:space="preserve">] &amp; </m:t>
        </m:r>
        <m:d>
          <m:dPr>
            <m:begChr m:val="["/>
            <m:endChr m:val="]"/>
            <m:ctrlPr>
              <w:rPr>
                <w:rFonts w:ascii="Cambria Math" w:eastAsiaTheme="minorEastAsia" w:hAnsi="Cambria Math"/>
                <w:i/>
                <w:lang w:eastAsia="en-GB"/>
              </w:rPr>
            </m:ctrlPr>
          </m:dPr>
          <m:e>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e>
        </m:d>
      </m:oMath>
      <w:r w:rsidRPr="00EC7010">
        <w:rPr>
          <w:rFonts w:eastAsiaTheme="minorEastAsia"/>
          <w:lang w:eastAsia="en-GB"/>
        </w:rPr>
        <w:t xml:space="preserve"> are all 0).</w:t>
      </w:r>
    </w:p>
    <w:p w14:paraId="44682B04" w14:textId="77777777" w:rsidR="000A5FAC" w:rsidRPr="00EC7010" w:rsidRDefault="000A5FAC" w:rsidP="00D97922">
      <w:pPr>
        <w:rPr>
          <w:rFonts w:eastAsiaTheme="minorEastAsia"/>
          <w:lang w:eastAsia="en-GB"/>
        </w:rPr>
      </w:pPr>
    </w:p>
    <w:p w14:paraId="267D4345" w14:textId="4ABCB492" w:rsidR="00133E79" w:rsidRPr="00EC7010" w:rsidRDefault="00D97922" w:rsidP="00D97922">
      <w:pPr>
        <w:rPr>
          <w:rFonts w:eastAsiaTheme="minorEastAsia"/>
          <w:lang w:eastAsia="en-GB"/>
        </w:rPr>
      </w:pPr>
      <w:r w:rsidRPr="00EC7010">
        <w:rPr>
          <w:rFonts w:eastAsiaTheme="minorEastAsia"/>
          <w:lang w:eastAsia="en-GB"/>
        </w:rPr>
        <w:t xml:space="preserve">Now, we take the case where </w:t>
      </w:r>
      <w:r w:rsidR="00133E79" w:rsidRPr="00EC7010">
        <w:rPr>
          <w:rFonts w:eastAsiaTheme="minorEastAsia"/>
          <w:lang w:eastAsia="en-GB"/>
        </w:rPr>
        <w:t>0.1 mol of calcite has been dissolved:</w:t>
      </w:r>
    </w:p>
    <w:p w14:paraId="62AE4906" w14:textId="52E0CF7E" w:rsidR="00133E79" w:rsidRPr="00EC7010" w:rsidRDefault="00133E79" w:rsidP="00133E79">
      <w:pPr>
        <w:pStyle w:val="ListParagraph"/>
        <w:numPr>
          <w:ilvl w:val="0"/>
          <w:numId w:val="45"/>
        </w:numPr>
        <w:rPr>
          <w:rFonts w:eastAsiaTheme="minorEastAsia"/>
          <w:lang w:eastAsia="en-GB"/>
        </w:rPr>
      </w:pPr>
      <m:oMath>
        <m:r>
          <w:rPr>
            <w:rFonts w:ascii="Cambria Math" w:eastAsiaTheme="minorEastAsia" w:hAnsi="Cambria Math"/>
            <w:lang w:eastAsia="en-GB"/>
          </w:rPr>
          <m:t>calcite_mineral.tot=0.4 mol/L</m:t>
        </m:r>
      </m:oMath>
    </w:p>
    <w:p w14:paraId="53345BCC" w14:textId="77777777" w:rsidR="00133E79" w:rsidRPr="00EC7010" w:rsidRDefault="00133E79" w:rsidP="00133E79">
      <w:pPr>
        <w:pStyle w:val="ListParagraph"/>
        <w:numPr>
          <w:ilvl w:val="0"/>
          <w:numId w:val="45"/>
        </w:numPr>
        <w:rPr>
          <w:rFonts w:eastAsiaTheme="minorEastAsia"/>
          <w:lang w:eastAsia="en-GB"/>
        </w:rPr>
      </w:pPr>
      <m:oMath>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r>
          <w:rPr>
            <w:rFonts w:ascii="Cambria Math" w:eastAsiaTheme="minorEastAsia" w:hAnsi="Cambria Math"/>
            <w:lang w:eastAsia="en-GB"/>
          </w:rPr>
          <m:t>.tot=0.5 mol/L</m:t>
        </m:r>
      </m:oMath>
    </w:p>
    <w:p w14:paraId="533DFB46" w14:textId="4E1EEC9D" w:rsidR="00D97922" w:rsidRPr="00EC7010" w:rsidRDefault="00133E79" w:rsidP="00133E79">
      <w:pPr>
        <w:pStyle w:val="ListParagraph"/>
        <w:numPr>
          <w:ilvl w:val="0"/>
          <w:numId w:val="45"/>
        </w:numPr>
        <w:rPr>
          <w:rFonts w:eastAsiaTheme="minorEastAsia"/>
          <w:lang w:eastAsia="en-GB"/>
        </w:rPr>
      </w:pPr>
      <m:oMath>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r>
          <w:rPr>
            <w:rFonts w:ascii="Cambria Math" w:eastAsiaTheme="minorEastAsia" w:hAnsi="Cambria Math"/>
            <w:lang w:eastAsia="en-GB"/>
          </w:rPr>
          <m:t>.tot=0.5 mol/L</m:t>
        </m:r>
      </m:oMath>
    </w:p>
    <w:p w14:paraId="4C1E03F8" w14:textId="26BA685F" w:rsidR="00133E79" w:rsidRPr="00EC7010" w:rsidRDefault="00133E79" w:rsidP="00D97922">
      <w:pPr>
        <w:rPr>
          <w:rFonts w:eastAsiaTheme="minorEastAsia"/>
          <w:lang w:eastAsia="en-GB"/>
        </w:rPr>
      </w:pPr>
      <w:r w:rsidRPr="00EC7010">
        <w:rPr>
          <w:rFonts w:eastAsiaTheme="minorEastAsia"/>
          <w:lang w:eastAsia="en-GB"/>
        </w:rPr>
        <w:t xml:space="preserve">As you can see, the total amount of </w:t>
      </w:r>
      <m:oMath>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oMath>
      <w:r w:rsidRPr="00EC7010">
        <w:rPr>
          <w:rFonts w:eastAsiaTheme="minorEastAsia"/>
          <w:lang w:eastAsia="en-GB"/>
        </w:rPr>
        <w:t xml:space="preserve"> and </w:t>
      </w:r>
      <m:oMath>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oMath>
      <w:r w:rsidRPr="00EC7010">
        <w:rPr>
          <w:rFonts w:eastAsiaTheme="minorEastAsia"/>
          <w:lang w:eastAsia="en-GB"/>
        </w:rPr>
        <w:t xml:space="preserve"> remain the same, but the total amount of calcite in the system changes. As the total amount of </w:t>
      </w:r>
      <m:oMath>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oMath>
      <w:r w:rsidRPr="00EC7010">
        <w:rPr>
          <w:rFonts w:eastAsiaTheme="minorEastAsia"/>
          <w:lang w:eastAsia="en-GB"/>
        </w:rPr>
        <w:t xml:space="preserve"> and </w:t>
      </w:r>
      <m:oMath>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oMath>
      <w:r w:rsidRPr="00EC7010">
        <w:rPr>
          <w:rFonts w:eastAsiaTheme="minorEastAsia"/>
          <w:lang w:eastAsia="en-GB"/>
        </w:rPr>
        <w:t xml:space="preserve"> exceed those of </w:t>
      </w:r>
      <m:oMath>
        <m:r>
          <w:rPr>
            <w:rFonts w:ascii="Cambria Math" w:eastAsiaTheme="minorEastAsia" w:hAnsi="Cambria Math"/>
            <w:lang w:eastAsia="en-GB"/>
          </w:rPr>
          <m:t>calcite_mineral</m:t>
        </m:r>
      </m:oMath>
      <w:r w:rsidRPr="00EC7010">
        <w:rPr>
          <w:rFonts w:eastAsiaTheme="minorEastAsia"/>
          <w:lang w:eastAsia="en-GB"/>
        </w:rPr>
        <w:t xml:space="preserve">, ORCHESTRA </w:t>
      </w:r>
      <w:r w:rsidR="000A5FAC" w:rsidRPr="00EC7010">
        <w:rPr>
          <w:rFonts w:eastAsiaTheme="minorEastAsia"/>
          <w:lang w:eastAsia="en-GB"/>
        </w:rPr>
        <w:t>knows</w:t>
      </w:r>
      <w:r w:rsidRPr="00EC7010">
        <w:rPr>
          <w:rFonts w:eastAsiaTheme="minorEastAsia"/>
          <w:lang w:eastAsia="en-GB"/>
        </w:rPr>
        <w:t xml:space="preserve"> that there must be</w:t>
      </w:r>
      <w:r w:rsidR="000A5FAC" w:rsidRPr="00EC7010">
        <w:rPr>
          <w:rFonts w:eastAsiaTheme="minorEastAsia"/>
          <w:lang w:eastAsia="en-GB"/>
        </w:rPr>
        <w:t xml:space="preserve"> 0.1 </w:t>
      </w:r>
      <m:oMath>
        <m:r>
          <w:rPr>
            <w:rFonts w:ascii="Cambria Math" w:eastAsiaTheme="minorEastAsia" w:hAnsi="Cambria Math"/>
            <w:lang w:eastAsia="en-GB"/>
          </w:rPr>
          <m:t>mol/L</m:t>
        </m:r>
      </m:oMath>
      <w:r w:rsidRPr="00EC7010">
        <w:rPr>
          <w:rFonts w:eastAsiaTheme="minorEastAsia"/>
          <w:lang w:eastAsia="en-GB"/>
        </w:rPr>
        <w:t xml:space="preserve"> </w:t>
      </w:r>
      <m:oMath>
        <m:r>
          <w:rPr>
            <w:rFonts w:ascii="Cambria Math" w:eastAsiaTheme="minorEastAsia" w:hAnsi="Cambria Math"/>
            <w:lang w:eastAsia="en-GB"/>
          </w:rPr>
          <m:t>C</m:t>
        </m:r>
        <m:sSubSup>
          <m:sSubSupPr>
            <m:ctrlPr>
              <w:rPr>
                <w:rFonts w:ascii="Cambria Math" w:eastAsiaTheme="minorEastAsia" w:hAnsi="Cambria Math"/>
                <w:i/>
                <w:lang w:eastAsia="en-GB"/>
              </w:rPr>
            </m:ctrlPr>
          </m:sSubSupPr>
          <m:e>
            <m:r>
              <w:rPr>
                <w:rFonts w:ascii="Cambria Math" w:eastAsiaTheme="minorEastAsia" w:hAnsi="Cambria Math"/>
                <w:lang w:eastAsia="en-GB"/>
              </w:rPr>
              <m:t>O</m:t>
            </m:r>
          </m:e>
          <m:sub>
            <m:r>
              <w:rPr>
                <w:rFonts w:ascii="Cambria Math" w:eastAsiaTheme="minorEastAsia" w:hAnsi="Cambria Math"/>
                <w:lang w:eastAsia="en-GB"/>
              </w:rPr>
              <m:t>3</m:t>
            </m:r>
          </m:sub>
          <m:sup>
            <m:r>
              <w:rPr>
                <w:rFonts w:ascii="Cambria Math" w:eastAsiaTheme="minorEastAsia" w:hAnsi="Cambria Math"/>
                <w:lang w:eastAsia="en-GB"/>
              </w:rPr>
              <m:t>-2</m:t>
            </m:r>
          </m:sup>
        </m:sSubSup>
      </m:oMath>
      <w:r w:rsidRPr="00EC7010">
        <w:rPr>
          <w:rFonts w:eastAsiaTheme="minorEastAsia"/>
          <w:lang w:eastAsia="en-GB"/>
        </w:rPr>
        <w:t xml:space="preserve"> and </w:t>
      </w:r>
      <m:oMath>
        <m:r>
          <w:rPr>
            <w:rFonts w:ascii="Cambria Math" w:eastAsiaTheme="minorEastAsia" w:hAnsi="Cambria Math"/>
            <w:lang w:eastAsia="en-GB"/>
          </w:rPr>
          <m:t>C</m:t>
        </m:r>
        <m:sSup>
          <m:sSupPr>
            <m:ctrlPr>
              <w:rPr>
                <w:rFonts w:ascii="Cambria Math" w:eastAsiaTheme="minorEastAsia" w:hAnsi="Cambria Math"/>
                <w:i/>
                <w:lang w:eastAsia="en-GB"/>
              </w:rPr>
            </m:ctrlPr>
          </m:sSupPr>
          <m:e>
            <m:r>
              <w:rPr>
                <w:rFonts w:ascii="Cambria Math" w:eastAsiaTheme="minorEastAsia" w:hAnsi="Cambria Math"/>
                <w:lang w:eastAsia="en-GB"/>
              </w:rPr>
              <m:t>a</m:t>
            </m:r>
          </m:e>
          <m:sup>
            <m:r>
              <w:rPr>
                <w:rFonts w:ascii="Cambria Math" w:eastAsiaTheme="minorEastAsia" w:hAnsi="Cambria Math"/>
                <w:lang w:eastAsia="en-GB"/>
              </w:rPr>
              <m:t>+2</m:t>
            </m:r>
          </m:sup>
        </m:sSup>
      </m:oMath>
      <w:r w:rsidRPr="00EC7010">
        <w:rPr>
          <w:rFonts w:eastAsiaTheme="minorEastAsia"/>
          <w:lang w:eastAsia="en-GB"/>
        </w:rPr>
        <w:t xml:space="preserve"> available to calculate equilibrium in the liquid</w:t>
      </w:r>
      <w:r w:rsidR="000A5FAC" w:rsidRPr="00EC7010">
        <w:rPr>
          <w:rFonts w:eastAsiaTheme="minorEastAsia"/>
          <w:lang w:eastAsia="en-GB"/>
        </w:rPr>
        <w:t xml:space="preserve"> (as </w:t>
      </w:r>
      <m:oMath>
        <m:r>
          <w:rPr>
            <w:rFonts w:ascii="Cambria Math" w:eastAsiaTheme="minorEastAsia" w:hAnsi="Cambria Math"/>
            <w:lang w:eastAsia="en-GB"/>
          </w:rPr>
          <m:t>0.4 mol/L</m:t>
        </m:r>
      </m:oMath>
      <w:r w:rsidR="000A5FAC" w:rsidRPr="00EC7010">
        <w:rPr>
          <w:rFonts w:eastAsiaTheme="minorEastAsia"/>
          <w:lang w:eastAsia="en-GB"/>
        </w:rPr>
        <w:t xml:space="preserve"> is part of </w:t>
      </w:r>
      <w:proofErr w:type="spellStart"/>
      <w:r w:rsidR="000A5FAC" w:rsidRPr="00EC7010">
        <w:rPr>
          <w:rFonts w:eastAsiaTheme="minorEastAsia"/>
          <w:lang w:eastAsia="en-GB"/>
        </w:rPr>
        <w:t>calcite_mineral</w:t>
      </w:r>
      <w:proofErr w:type="spellEnd"/>
      <w:r w:rsidR="000A5FAC" w:rsidRPr="00EC7010">
        <w:rPr>
          <w:rFonts w:eastAsiaTheme="minorEastAsia"/>
          <w:lang w:eastAsia="en-GB"/>
        </w:rPr>
        <w:t>)</w:t>
      </w:r>
      <w:r w:rsidRPr="00EC7010">
        <w:rPr>
          <w:rFonts w:eastAsiaTheme="minorEastAsia"/>
          <w:lang w:eastAsia="en-GB"/>
        </w:rPr>
        <w:t>.</w:t>
      </w:r>
    </w:p>
    <w:p w14:paraId="13A31CD5" w14:textId="77777777" w:rsidR="00133E79" w:rsidRPr="00EC7010" w:rsidRDefault="00133E79" w:rsidP="00D97922">
      <w:pPr>
        <w:rPr>
          <w:rFonts w:eastAsiaTheme="minorEastAsia"/>
          <w:lang w:eastAsia="en-GB"/>
        </w:rPr>
      </w:pPr>
    </w:p>
    <w:p w14:paraId="2531843D" w14:textId="77777777" w:rsidR="00133E79" w:rsidRPr="00EC7010" w:rsidRDefault="00133E79" w:rsidP="00D97922">
      <w:pPr>
        <w:rPr>
          <w:rFonts w:eastAsiaTheme="minorEastAsia"/>
          <w:lang w:eastAsia="en-GB"/>
        </w:rPr>
      </w:pPr>
      <w:r w:rsidRPr="00EC7010">
        <w:rPr>
          <w:rFonts w:eastAsiaTheme="minorEastAsia"/>
          <w:lang w:eastAsia="en-GB"/>
        </w:rPr>
        <w:t>Now follows a step-by-step walkthrough on how to define this system using ORCHESTRA.</w:t>
      </w:r>
    </w:p>
    <w:p w14:paraId="6ECBB874" w14:textId="3D869449" w:rsidR="00133E79" w:rsidRPr="00EC7010" w:rsidRDefault="00133E79" w:rsidP="00D97922">
      <w:pPr>
        <w:rPr>
          <w:rFonts w:eastAsiaTheme="minorEastAsia"/>
          <w:lang w:eastAsia="en-GB"/>
        </w:rPr>
      </w:pPr>
    </w:p>
    <w:p w14:paraId="49AFF230" w14:textId="77777777" w:rsidR="006E49CC" w:rsidRPr="00EC7010" w:rsidRDefault="006E49CC" w:rsidP="006E49CC">
      <w:pPr>
        <w:pStyle w:val="Heading3"/>
        <w:rPr>
          <w:lang w:val="en-US"/>
        </w:rPr>
      </w:pPr>
      <w:r w:rsidRPr="00EC7010">
        <w:rPr>
          <w:lang w:val="en-US"/>
        </w:rPr>
        <w:t>Setting up the chemistry input file</w:t>
      </w:r>
    </w:p>
    <w:p w14:paraId="3843C850" w14:textId="77777777" w:rsidR="006E49CC" w:rsidRPr="00EC7010" w:rsidRDefault="006E49CC" w:rsidP="00D97922">
      <w:pPr>
        <w:rPr>
          <w:rFonts w:eastAsiaTheme="minorEastAsia"/>
          <w:b/>
          <w:bCs/>
          <w:u w:val="single"/>
          <w:lang w:eastAsia="en-GB"/>
        </w:rPr>
      </w:pPr>
    </w:p>
    <w:p w14:paraId="23FD9D1A" w14:textId="7DEAEAEF" w:rsidR="00D97922" w:rsidRPr="00EC7010" w:rsidRDefault="00133E79" w:rsidP="00D97922">
      <w:pPr>
        <w:rPr>
          <w:rFonts w:eastAsiaTheme="minorEastAsia"/>
          <w:lang w:eastAsia="en-GB"/>
        </w:rPr>
      </w:pPr>
      <w:r w:rsidRPr="00EC7010">
        <w:rPr>
          <w:rFonts w:eastAsiaTheme="minorEastAsia"/>
          <w:b/>
          <w:bCs/>
          <w:u w:val="single"/>
          <w:lang w:eastAsia="en-GB"/>
        </w:rPr>
        <w:t xml:space="preserve">Step 1: </w:t>
      </w:r>
      <w:commentRangeStart w:id="199"/>
      <w:r w:rsidR="004A00B7" w:rsidRPr="00EC7010">
        <w:rPr>
          <w:b/>
          <w:bCs/>
          <w:u w:val="single"/>
          <w:lang w:val="en-US"/>
        </w:rPr>
        <w:t>specify primary components</w:t>
      </w:r>
      <w:commentRangeEnd w:id="199"/>
      <w:r w:rsidR="004A00B7" w:rsidRPr="00EC7010">
        <w:rPr>
          <w:rStyle w:val="CommentReference"/>
        </w:rPr>
        <w:commentReference w:id="199"/>
      </w:r>
      <w:r w:rsidR="00D97922" w:rsidRPr="00EC7010">
        <w:rPr>
          <w:rFonts w:eastAsiaTheme="minorEastAsia"/>
          <w:lang w:eastAsia="en-GB"/>
        </w:rPr>
        <w:tab/>
      </w:r>
    </w:p>
    <w:p w14:paraId="4BD0220E" w14:textId="77777777" w:rsidR="004A00B7" w:rsidRPr="00EC7010" w:rsidRDefault="004A00B7" w:rsidP="004A00B7">
      <w:pPr>
        <w:jc w:val="both"/>
        <w:rPr>
          <w:b/>
          <w:bCs/>
          <w:lang w:val="en-US"/>
        </w:rPr>
      </w:pPr>
      <w:r w:rsidRPr="00EC7010">
        <w:rPr>
          <w:lang w:val="en-US"/>
        </w:rPr>
        <w:t>The ORCHESTRA chemical input file should contain information on what the primary species/master species for the given calculation are. Primary species can be described as the</w:t>
      </w:r>
      <w:r w:rsidRPr="00EC7010">
        <w:rPr>
          <w:i/>
          <w:iCs/>
          <w:lang w:val="en-US"/>
        </w:rPr>
        <w:t xml:space="preserve"> </w:t>
      </w:r>
      <w:r w:rsidRPr="00EC7010">
        <w:rPr>
          <w:lang w:val="en-US"/>
        </w:rPr>
        <w:t xml:space="preserve">elements describing the </w:t>
      </w:r>
      <w:r w:rsidRPr="00EC7010">
        <w:rPr>
          <w:i/>
          <w:iCs/>
          <w:lang w:val="en-US"/>
        </w:rPr>
        <w:t>bulk composition</w:t>
      </w:r>
      <w:r w:rsidRPr="00EC7010">
        <w:rPr>
          <w:lang w:val="en-US"/>
        </w:rPr>
        <w:t>. These can either be elements (H, N, O, C, etc.) or chemical components and ions (</w:t>
      </w:r>
      <m:oMath>
        <m:r>
          <w:rPr>
            <w:rFonts w:ascii="Cambria Math" w:hAnsi="Cambria Math"/>
            <w:lang w:val="en-US"/>
          </w:rPr>
          <m:t>C</m:t>
        </m:r>
        <m:sSubSup>
          <m:sSubSupPr>
            <m:ctrlPr>
              <w:rPr>
                <w:rFonts w:ascii="Cambria Math" w:hAnsi="Cambria Math"/>
                <w:i/>
                <w:lang w:val="en-US"/>
              </w:rPr>
            </m:ctrlPr>
          </m:sSubSupPr>
          <m:e>
            <m:r>
              <w:rPr>
                <w:rFonts w:ascii="Cambria Math" w:hAnsi="Cambria Math"/>
                <w:lang w:val="en-US"/>
              </w:rPr>
              <m:t>O</m:t>
            </m:r>
          </m:e>
          <m:sub>
            <m:r>
              <w:rPr>
                <w:rFonts w:ascii="Cambria Math" w:hAnsi="Cambria Math"/>
                <w:lang w:val="en-US"/>
              </w:rPr>
              <m:t>3</m:t>
            </m:r>
          </m:sub>
          <m:sup>
            <m:r>
              <w:rPr>
                <w:rFonts w:ascii="Cambria Math" w:hAnsi="Cambria Math"/>
                <w:lang w:val="en-US"/>
              </w:rPr>
              <m:t>-</m:t>
            </m:r>
          </m:sup>
        </m:sSubSup>
      </m:oMath>
      <w:r w:rsidRPr="00EC7010">
        <w:rPr>
          <w:rFonts w:eastAsiaTheme="minorEastAsia"/>
          <w:lang w:val="en-US"/>
        </w:rPr>
        <w:t xml:space="preserve">, </w:t>
      </w:r>
      <m:oMath>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3</m:t>
            </m:r>
          </m:sub>
        </m:sSub>
      </m:oMath>
      <w:r w:rsidRPr="00EC7010">
        <w:rPr>
          <w:rFonts w:eastAsiaTheme="minorEastAsia"/>
          <w:lang w:val="en-US"/>
        </w:rPr>
        <w:t xml:space="preserve">, </w:t>
      </w:r>
      <m:oMath>
        <m:r>
          <w:rPr>
            <w:rFonts w:ascii="Cambria Math" w:eastAsiaTheme="minorEastAsia" w:hAnsi="Cambria Math"/>
            <w:lang w:val="en-US"/>
          </w:rPr>
          <m:t>S</m:t>
        </m:r>
        <m:sSubSup>
          <m:sSubSupPr>
            <m:ctrlPr>
              <w:rPr>
                <w:rFonts w:ascii="Cambria Math" w:eastAsiaTheme="minorEastAsia" w:hAnsi="Cambria Math"/>
                <w:i/>
                <w:lang w:val="en-US"/>
              </w:rPr>
            </m:ctrlPr>
          </m:sSubSupPr>
          <m:e>
            <m:r>
              <w:rPr>
                <w:rFonts w:ascii="Cambria Math" w:eastAsiaTheme="minorEastAsia" w:hAnsi="Cambria Math"/>
                <w:lang w:val="en-US"/>
              </w:rPr>
              <m:t>O</m:t>
            </m:r>
          </m:e>
          <m:sub>
            <m:r>
              <w:rPr>
                <w:rFonts w:ascii="Cambria Math" w:eastAsiaTheme="minorEastAsia" w:hAnsi="Cambria Math"/>
                <w:lang w:val="en-US"/>
              </w:rPr>
              <m:t>4</m:t>
            </m:r>
          </m:sub>
          <m:sup>
            <m:r>
              <w:rPr>
                <w:rFonts w:ascii="Cambria Math" w:eastAsiaTheme="minorEastAsia" w:hAnsi="Cambria Math"/>
                <w:lang w:val="en-US"/>
              </w:rPr>
              <m:t>-2</m:t>
            </m:r>
          </m:sup>
        </m:sSubSup>
      </m:oMath>
      <w:r w:rsidRPr="00EC7010">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m:t>
            </m:r>
          </m:sup>
        </m:sSup>
      </m:oMath>
      <w:r w:rsidRPr="00EC7010">
        <w:rPr>
          <w:rFonts w:eastAsiaTheme="minorEastAsia"/>
          <w:lang w:val="en-US"/>
        </w:rPr>
        <w:t xml:space="preserve">). In this example, we will calculate chemical equilibrium using chemical components and ions. In this case, the main components  (or </w:t>
      </w:r>
      <w:r w:rsidRPr="00EC7010">
        <w:rPr>
          <w:rFonts w:eastAsiaTheme="minorEastAsia"/>
          <w:i/>
          <w:iCs/>
          <w:lang w:val="en-US"/>
        </w:rPr>
        <w:t>building blocks</w:t>
      </w:r>
      <w:r w:rsidRPr="00EC7010">
        <w:rPr>
          <w:rFonts w:eastAsiaTheme="minorEastAsia"/>
          <w:lang w:val="en-US"/>
        </w:rPr>
        <w:t xml:space="preserve">) are </w:t>
      </w:r>
      <m:oMath>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sidRPr="00EC7010">
        <w:rPr>
          <w:rFonts w:eastAsiaTheme="minorEastAsia"/>
          <w:lang w:val="en-US"/>
        </w:rPr>
        <w:t xml:space="preserve">, </w:t>
      </w:r>
      <m:oMath>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O</m:t>
            </m:r>
          </m:e>
          <m:sub>
            <m:r>
              <w:rPr>
                <w:rFonts w:ascii="Cambria Math" w:eastAsiaTheme="minorEastAsia" w:hAnsi="Cambria Math"/>
                <w:lang w:val="en-US"/>
              </w:rPr>
              <m:t>3</m:t>
            </m:r>
          </m:sub>
          <m:sup>
            <m:r>
              <w:rPr>
                <w:rFonts w:ascii="Cambria Math" w:eastAsiaTheme="minorEastAsia" w:hAnsi="Cambria Math"/>
                <w:lang w:val="en-US"/>
              </w:rPr>
              <m:t>-2</m:t>
            </m:r>
          </m:sup>
        </m:sSubSup>
      </m:oMath>
      <w:r w:rsidRPr="00EC7010">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m:t>
            </m:r>
          </m:sup>
        </m:sSup>
      </m:oMath>
      <w:r w:rsidRPr="00EC7010">
        <w:rPr>
          <w:rFonts w:eastAsiaTheme="minorEastAsia"/>
          <w:lang w:val="en-US"/>
        </w:rPr>
        <w:t>. Do the following:</w:t>
      </w:r>
    </w:p>
    <w:p w14:paraId="0AB75CE3" w14:textId="77777777" w:rsidR="004A00B7" w:rsidRPr="00EC7010" w:rsidRDefault="004A00B7" w:rsidP="004A00B7">
      <w:pPr>
        <w:pStyle w:val="ListParagraph"/>
        <w:numPr>
          <w:ilvl w:val="0"/>
          <w:numId w:val="46"/>
        </w:numPr>
        <w:rPr>
          <w:sz w:val="20"/>
          <w:szCs w:val="20"/>
        </w:rPr>
      </w:pPr>
      <w:r w:rsidRPr="00EC7010">
        <w:rPr>
          <w:sz w:val="20"/>
          <w:szCs w:val="20"/>
        </w:rPr>
        <w:t xml:space="preserve">Navigate to ‘chemistry’ </w:t>
      </w:r>
      <w:r w:rsidRPr="00EC7010">
        <w:rPr>
          <w:sz w:val="20"/>
          <w:szCs w:val="20"/>
        </w:rPr>
        <w:sym w:font="Wingdings" w:char="F0E0"/>
      </w:r>
      <w:r w:rsidRPr="00EC7010">
        <w:rPr>
          <w:sz w:val="20"/>
          <w:szCs w:val="20"/>
        </w:rPr>
        <w:t xml:space="preserve"> ‘Primary entities/Master species’.</w:t>
      </w:r>
    </w:p>
    <w:p w14:paraId="37733639" w14:textId="77777777" w:rsidR="004A00B7" w:rsidRPr="00EC7010" w:rsidRDefault="004A00B7" w:rsidP="004A00B7">
      <w:pPr>
        <w:pStyle w:val="ListParagraph"/>
        <w:numPr>
          <w:ilvl w:val="0"/>
          <w:numId w:val="46"/>
        </w:numPr>
        <w:rPr>
          <w:sz w:val="20"/>
          <w:szCs w:val="20"/>
        </w:rPr>
      </w:pPr>
      <w:r w:rsidRPr="00EC7010">
        <w:rPr>
          <w:sz w:val="20"/>
          <w:szCs w:val="20"/>
        </w:rPr>
        <w:t xml:space="preserve">Add </w:t>
      </w:r>
      <m:oMath>
        <m:r>
          <w:rPr>
            <w:rFonts w:ascii="Cambria Math" w:hAnsi="Cambria Math"/>
            <w:sz w:val="20"/>
            <w:szCs w:val="20"/>
          </w:rPr>
          <m:t>C</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r>
          <w:rPr>
            <w:rFonts w:ascii="Cambria Math" w:eastAsiaTheme="minorEastAsia" w:hAnsi="Cambria Math"/>
            <w:sz w:val="20"/>
            <w:szCs w:val="20"/>
          </w:rPr>
          <m:t>,  C</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O</m:t>
            </m:r>
          </m:e>
          <m:sub>
            <m:r>
              <w:rPr>
                <w:rFonts w:ascii="Cambria Math" w:eastAsiaTheme="minorEastAsia" w:hAnsi="Cambria Math"/>
                <w:sz w:val="20"/>
                <w:szCs w:val="20"/>
              </w:rPr>
              <m:t>3</m:t>
            </m:r>
          </m:sub>
          <m:sup>
            <m:r>
              <w:rPr>
                <w:rFonts w:ascii="Cambria Math" w:eastAsiaTheme="minorEastAsia" w:hAnsi="Cambria Math"/>
                <w:sz w:val="20"/>
                <w:szCs w:val="20"/>
              </w:rPr>
              <m:t>-2</m:t>
            </m:r>
          </m:sup>
        </m:sSubSup>
      </m:oMath>
      <w:r w:rsidRPr="00EC7010">
        <w:rPr>
          <w:rFonts w:eastAsiaTheme="minorEastAsia"/>
          <w:sz w:val="20"/>
          <w:szCs w:val="20"/>
        </w:rPr>
        <w:t xml:space="preserve"> &amp; </w:t>
      </w:r>
      <m:oMath>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m:t>
            </m:r>
          </m:sup>
        </m:sSup>
      </m:oMath>
      <w:r w:rsidRPr="00EC7010">
        <w:rPr>
          <w:rFonts w:eastAsiaTheme="minorEastAsia"/>
          <w:sz w:val="20"/>
          <w:szCs w:val="20"/>
        </w:rPr>
        <w:t xml:space="preserve"> for the ‘diss’ tab.</w:t>
      </w:r>
    </w:p>
    <w:p w14:paraId="59F406AA" w14:textId="77777777" w:rsidR="004A00B7" w:rsidRPr="00EC7010" w:rsidRDefault="004A00B7" w:rsidP="004A00B7">
      <w:pPr>
        <w:pStyle w:val="ListParagraph"/>
        <w:numPr>
          <w:ilvl w:val="0"/>
          <w:numId w:val="46"/>
        </w:numPr>
        <w:rPr>
          <w:sz w:val="20"/>
          <w:szCs w:val="20"/>
        </w:rPr>
      </w:pPr>
      <w:r w:rsidRPr="00EC7010">
        <w:rPr>
          <w:rFonts w:eastAsiaTheme="minorEastAsia"/>
          <w:sz w:val="20"/>
          <w:szCs w:val="20"/>
        </w:rPr>
        <w:t xml:space="preserve">Lastly, we will add water to the system. Go to the ‘liter’ tab and select </w:t>
      </w:r>
      <m:oMath>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2</m:t>
            </m:r>
          </m:sub>
        </m:sSub>
        <m:r>
          <w:rPr>
            <w:rFonts w:ascii="Cambria Math" w:eastAsiaTheme="minorEastAsia" w:hAnsi="Cambria Math"/>
            <w:sz w:val="20"/>
            <w:szCs w:val="20"/>
          </w:rPr>
          <m:t>O</m:t>
        </m:r>
      </m:oMath>
      <w:r w:rsidRPr="00EC7010">
        <w:rPr>
          <w:rFonts w:eastAsiaTheme="minorEastAsia"/>
          <w:sz w:val="20"/>
          <w:szCs w:val="20"/>
        </w:rPr>
        <w:t>.</w:t>
      </w:r>
    </w:p>
    <w:p w14:paraId="7BAE1B13" w14:textId="5131B6B0" w:rsidR="00133E79" w:rsidRDefault="00133E79" w:rsidP="00D97922">
      <w:pPr>
        <w:rPr>
          <w:rFonts w:eastAsiaTheme="minorEastAsia"/>
          <w:lang w:eastAsia="en-GB"/>
        </w:rPr>
      </w:pPr>
    </w:p>
    <w:p w14:paraId="7B3A4C16" w14:textId="0685D325" w:rsidR="00C60A8D" w:rsidRDefault="00C60A8D" w:rsidP="00D97922">
      <w:pPr>
        <w:rPr>
          <w:rFonts w:eastAsiaTheme="minorEastAsia"/>
          <w:lang w:eastAsia="en-GB"/>
        </w:rPr>
      </w:pPr>
    </w:p>
    <w:p w14:paraId="5701DC53" w14:textId="77777777" w:rsidR="00C60A8D" w:rsidRPr="00EC7010" w:rsidRDefault="00C60A8D" w:rsidP="00D97922">
      <w:pPr>
        <w:rPr>
          <w:rFonts w:eastAsiaTheme="minorEastAsia"/>
          <w:lang w:eastAsia="en-GB"/>
        </w:rPr>
      </w:pPr>
    </w:p>
    <w:p w14:paraId="712303D2" w14:textId="6CCA0910" w:rsidR="00133E79" w:rsidRPr="00EC7010" w:rsidRDefault="0022190F" w:rsidP="00D97922">
      <w:pPr>
        <w:rPr>
          <w:rFonts w:eastAsiaTheme="minorEastAsia"/>
          <w:b/>
          <w:bCs/>
          <w:u w:val="single"/>
          <w:lang w:eastAsia="en-GB"/>
        </w:rPr>
      </w:pPr>
      <w:r w:rsidRPr="00EC7010">
        <w:rPr>
          <w:rFonts w:eastAsiaTheme="minorEastAsia"/>
          <w:b/>
          <w:bCs/>
          <w:u w:val="single"/>
          <w:lang w:eastAsia="en-GB"/>
        </w:rPr>
        <w:lastRenderedPageBreak/>
        <w:t xml:space="preserve">Step 2: </w:t>
      </w:r>
      <w:r w:rsidR="004A00B7" w:rsidRPr="00EC7010">
        <w:rPr>
          <w:rFonts w:eastAsiaTheme="minorEastAsia"/>
          <w:b/>
          <w:bCs/>
          <w:u w:val="single"/>
          <w:lang w:eastAsia="en-GB"/>
        </w:rPr>
        <w:t xml:space="preserve">set </w:t>
      </w:r>
      <w:proofErr w:type="spellStart"/>
      <w:r w:rsidR="004A00B7" w:rsidRPr="00EC7010">
        <w:rPr>
          <w:rFonts w:eastAsiaTheme="minorEastAsia"/>
          <w:b/>
          <w:bCs/>
          <w:u w:val="single"/>
          <w:lang w:eastAsia="en-GB"/>
        </w:rPr>
        <w:t>logactivities</w:t>
      </w:r>
      <w:proofErr w:type="spellEnd"/>
    </w:p>
    <w:p w14:paraId="16B89376" w14:textId="45AFEC75" w:rsidR="007A0B22" w:rsidRPr="00EC7010" w:rsidRDefault="004A00B7" w:rsidP="007A0B22">
      <w:pPr>
        <w:rPr>
          <w:rFonts w:eastAsiaTheme="minorEastAsia"/>
          <w:lang w:eastAsia="en-GB"/>
        </w:rPr>
      </w:pPr>
      <w:r w:rsidRPr="00EC7010">
        <w:rPr>
          <w:lang w:eastAsia="en-GB"/>
        </w:rPr>
        <w:t xml:space="preserve">In the previous example, the pH was an </w:t>
      </w:r>
      <w:r w:rsidRPr="00EC7010">
        <w:rPr>
          <w:b/>
          <w:bCs/>
          <w:lang w:eastAsia="en-GB"/>
        </w:rPr>
        <w:t>input</w:t>
      </w:r>
      <w:r w:rsidRPr="00EC7010">
        <w:rPr>
          <w:lang w:eastAsia="en-GB"/>
        </w:rPr>
        <w:t xml:space="preserve"> parameter where we needed to set the </w:t>
      </w:r>
      <w:proofErr w:type="spellStart"/>
      <w:r w:rsidRPr="00EC7010">
        <w:rPr>
          <w:lang w:eastAsia="en-GB"/>
        </w:rPr>
        <w:t>logactivity</w:t>
      </w:r>
      <w:proofErr w:type="spellEnd"/>
      <w:r w:rsidRPr="00EC7010">
        <w:rPr>
          <w:lang w:eastAsia="en-GB"/>
        </w:rPr>
        <w:t xml:space="preserve"> to a fixed value (constant in equilibrium calculation). However, for this case, we want the relate the pH to the dissolution of calcite. For this, we need the pH to be the </w:t>
      </w:r>
      <w:r w:rsidRPr="00EC7010">
        <w:rPr>
          <w:b/>
          <w:bCs/>
          <w:lang w:eastAsia="en-GB"/>
        </w:rPr>
        <w:t>output</w:t>
      </w:r>
      <w:r w:rsidRPr="00EC7010">
        <w:rPr>
          <w:lang w:eastAsia="en-GB"/>
        </w:rPr>
        <w:t xml:space="preserve">. Therefore, set only </w:t>
      </w:r>
      <m:oMath>
        <m:sSub>
          <m:sSubPr>
            <m:ctrlPr>
              <w:rPr>
                <w:rFonts w:ascii="Cambria Math" w:hAnsi="Cambria Math"/>
                <w:i/>
                <w:lang w:eastAsia="en-GB"/>
              </w:rPr>
            </m:ctrlPr>
          </m:sSubPr>
          <m:e>
            <m:r>
              <w:rPr>
                <w:rFonts w:ascii="Cambria Math" w:hAnsi="Cambria Math"/>
                <w:lang w:eastAsia="en-GB"/>
              </w:rPr>
              <m:t>H</m:t>
            </m:r>
          </m:e>
          <m:sub>
            <m:r>
              <w:rPr>
                <w:rFonts w:ascii="Cambria Math" w:hAnsi="Cambria Math"/>
                <w:lang w:eastAsia="en-GB"/>
              </w:rPr>
              <m:t>2</m:t>
            </m:r>
          </m:sub>
        </m:sSub>
        <m:r>
          <w:rPr>
            <w:rFonts w:ascii="Cambria Math" w:hAnsi="Cambria Math"/>
            <w:lang w:eastAsia="en-GB"/>
          </w:rPr>
          <m:t>O</m:t>
        </m:r>
      </m:oMath>
      <w:r w:rsidRPr="00EC7010">
        <w:rPr>
          <w:rFonts w:eastAsiaTheme="minorEastAsia"/>
          <w:lang w:eastAsia="en-GB"/>
        </w:rPr>
        <w:t xml:space="preserve"> to a fixed </w:t>
      </w:r>
      <w:proofErr w:type="spellStart"/>
      <w:r w:rsidRPr="00EC7010">
        <w:rPr>
          <w:rFonts w:eastAsiaTheme="minorEastAsia"/>
          <w:lang w:eastAsia="en-GB"/>
        </w:rPr>
        <w:t>logactivity</w:t>
      </w:r>
      <w:proofErr w:type="spellEnd"/>
      <w:r w:rsidRPr="00EC7010">
        <w:rPr>
          <w:rFonts w:eastAsiaTheme="minorEastAsia"/>
          <w:lang w:eastAsia="en-GB"/>
        </w:rPr>
        <w:t xml:space="preserve"> of -0.0:</w:t>
      </w:r>
    </w:p>
    <w:tbl>
      <w:tblPr>
        <w:tblStyle w:val="TableGrid"/>
        <w:tblW w:w="0" w:type="auto"/>
        <w:tblLook w:val="04A0" w:firstRow="1" w:lastRow="0" w:firstColumn="1" w:lastColumn="0" w:noHBand="0" w:noVBand="1"/>
      </w:tblPr>
      <w:tblGrid>
        <w:gridCol w:w="9016"/>
      </w:tblGrid>
      <w:tr w:rsidR="004A00B7" w:rsidRPr="00EC7010" w14:paraId="3669F505" w14:textId="77777777" w:rsidTr="004A00B7">
        <w:tc>
          <w:tcPr>
            <w:tcW w:w="9016" w:type="dxa"/>
          </w:tcPr>
          <w:p w14:paraId="26F23F0F" w14:textId="2A1FD3D1" w:rsidR="004A00B7" w:rsidRPr="00EC7010" w:rsidRDefault="00034B14" w:rsidP="007A0B22">
            <w:pPr>
              <w:rPr>
                <w:lang w:eastAsia="en-GB"/>
              </w:rPr>
            </w:pPr>
            <w:r w:rsidRPr="00EC7010">
              <w:rPr>
                <w:noProof/>
                <w:lang w:eastAsia="en-GB"/>
              </w:rPr>
              <w:drawing>
                <wp:inline distT="0" distB="0" distL="0" distR="0" wp14:anchorId="220DB878" wp14:editId="036A8846">
                  <wp:extent cx="5731510" cy="32410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41040"/>
                          </a:xfrm>
                          <a:prstGeom prst="rect">
                            <a:avLst/>
                          </a:prstGeom>
                        </pic:spPr>
                      </pic:pic>
                    </a:graphicData>
                  </a:graphic>
                </wp:inline>
              </w:drawing>
            </w:r>
          </w:p>
        </w:tc>
      </w:tr>
    </w:tbl>
    <w:p w14:paraId="090F2CE2" w14:textId="77777777" w:rsidR="004A00B7" w:rsidRPr="00EC7010" w:rsidRDefault="004A00B7" w:rsidP="007A0B22">
      <w:pPr>
        <w:rPr>
          <w:lang w:eastAsia="en-GB"/>
        </w:rPr>
      </w:pPr>
    </w:p>
    <w:p w14:paraId="4B8DDFE0" w14:textId="79863A56" w:rsidR="004A00B7" w:rsidRPr="00EC7010" w:rsidRDefault="00034B14" w:rsidP="007A0B22">
      <w:pPr>
        <w:rPr>
          <w:b/>
          <w:bCs/>
          <w:u w:val="single"/>
          <w:lang w:eastAsia="en-GB"/>
        </w:rPr>
      </w:pPr>
      <w:r w:rsidRPr="00EC7010">
        <w:rPr>
          <w:b/>
          <w:bCs/>
          <w:u w:val="single"/>
          <w:lang w:eastAsia="en-GB"/>
        </w:rPr>
        <w:t xml:space="preserve">Step 3: add </w:t>
      </w:r>
      <w:proofErr w:type="spellStart"/>
      <w:r w:rsidRPr="00EC7010">
        <w:rPr>
          <w:b/>
          <w:bCs/>
          <w:u w:val="single"/>
          <w:lang w:eastAsia="en-GB"/>
        </w:rPr>
        <w:t>calcite_mineral</w:t>
      </w:r>
      <w:proofErr w:type="spellEnd"/>
      <w:r w:rsidRPr="00EC7010">
        <w:rPr>
          <w:b/>
          <w:bCs/>
          <w:u w:val="single"/>
          <w:lang w:eastAsia="en-GB"/>
        </w:rPr>
        <w:t xml:space="preserve"> as a primary entity</w:t>
      </w:r>
    </w:p>
    <w:p w14:paraId="2D78FCDD" w14:textId="09D86B1B" w:rsidR="00034B14" w:rsidRPr="00EC7010" w:rsidRDefault="00034B14" w:rsidP="007A0B22">
      <w:pPr>
        <w:rPr>
          <w:lang w:eastAsia="en-GB"/>
        </w:rPr>
      </w:pPr>
      <w:r w:rsidRPr="00EC7010">
        <w:rPr>
          <w:lang w:eastAsia="en-GB"/>
        </w:rPr>
        <w:t xml:space="preserve">To do so, navigate to ‘GUI view’ and to the section “the primary entities”. Add here </w:t>
      </w:r>
      <w:proofErr w:type="spellStart"/>
      <w:r w:rsidRPr="00EC7010">
        <w:rPr>
          <w:lang w:eastAsia="en-GB"/>
        </w:rPr>
        <w:t>calcite_mineral</w:t>
      </w:r>
      <w:proofErr w:type="spellEnd"/>
      <w:r w:rsidRPr="00EC7010">
        <w:rPr>
          <w:lang w:eastAsia="en-GB"/>
        </w:rPr>
        <w:t xml:space="preserve"> as a primary entity following the steps described in section </w:t>
      </w:r>
      <w:r w:rsidRPr="00EC7010">
        <w:rPr>
          <w:lang w:eastAsia="en-GB"/>
        </w:rPr>
        <w:fldChar w:fldCharType="begin"/>
      </w:r>
      <w:r w:rsidRPr="00EC7010">
        <w:rPr>
          <w:lang w:eastAsia="en-GB"/>
        </w:rPr>
        <w:instrText xml:space="preserve"> REF _Ref110097109 \r \h </w:instrText>
      </w:r>
      <w:r w:rsidRPr="00EC7010">
        <w:rPr>
          <w:lang w:eastAsia="en-GB"/>
        </w:rPr>
      </w:r>
      <w:r w:rsidR="00EC7010" w:rsidRPr="00EC7010">
        <w:rPr>
          <w:lang w:eastAsia="en-GB"/>
        </w:rPr>
        <w:instrText xml:space="preserve"> \* MERGEFORMAT </w:instrText>
      </w:r>
      <w:r w:rsidRPr="00EC7010">
        <w:rPr>
          <w:lang w:eastAsia="en-GB"/>
        </w:rPr>
        <w:fldChar w:fldCharType="separate"/>
      </w:r>
      <w:r w:rsidRPr="00EC7010">
        <w:rPr>
          <w:lang w:eastAsia="en-GB"/>
        </w:rPr>
        <w:t>4.9</w:t>
      </w:r>
      <w:r w:rsidRPr="00EC7010">
        <w:rPr>
          <w:lang w:eastAsia="en-GB"/>
        </w:rPr>
        <w:fldChar w:fldCharType="end"/>
      </w:r>
      <w:r w:rsidRPr="00EC7010">
        <w:rPr>
          <w:lang w:eastAsia="en-GB"/>
        </w:rPr>
        <w:t xml:space="preserve">. Here, we put </w:t>
      </w:r>
      <w:proofErr w:type="spellStart"/>
      <w:r w:rsidRPr="00EC7010">
        <w:rPr>
          <w:lang w:eastAsia="en-GB"/>
        </w:rPr>
        <w:t>calcite_mineral</w:t>
      </w:r>
      <w:proofErr w:type="spellEnd"/>
      <w:r w:rsidRPr="00EC7010">
        <w:rPr>
          <w:lang w:eastAsia="en-GB"/>
        </w:rPr>
        <w:t xml:space="preserve"> in the </w:t>
      </w:r>
      <w:r w:rsidRPr="00EC7010">
        <w:rPr>
          <w:b/>
          <w:bCs/>
          <w:lang w:eastAsia="en-GB"/>
        </w:rPr>
        <w:t>solid</w:t>
      </w:r>
      <w:r w:rsidRPr="00EC7010">
        <w:rPr>
          <w:lang w:eastAsia="en-GB"/>
        </w:rPr>
        <w:t xml:space="preserve"> phase:</w:t>
      </w:r>
    </w:p>
    <w:tbl>
      <w:tblPr>
        <w:tblStyle w:val="TableGrid"/>
        <w:tblW w:w="0" w:type="auto"/>
        <w:tblLook w:val="04A0" w:firstRow="1" w:lastRow="0" w:firstColumn="1" w:lastColumn="0" w:noHBand="0" w:noVBand="1"/>
      </w:tblPr>
      <w:tblGrid>
        <w:gridCol w:w="6516"/>
      </w:tblGrid>
      <w:tr w:rsidR="00034B14" w:rsidRPr="00EC7010" w14:paraId="4F91FD24" w14:textId="77777777" w:rsidTr="00034B14">
        <w:tc>
          <w:tcPr>
            <w:tcW w:w="6516" w:type="dxa"/>
          </w:tcPr>
          <w:p w14:paraId="45CFCA55" w14:textId="12B08BD7" w:rsidR="00034B14" w:rsidRPr="00EC7010" w:rsidRDefault="00034B14" w:rsidP="007A0B22">
            <w:pPr>
              <w:rPr>
                <w:lang w:eastAsia="en-GB"/>
              </w:rPr>
            </w:pPr>
            <w:r w:rsidRPr="00EC7010">
              <w:rPr>
                <w:noProof/>
                <w:lang w:eastAsia="en-GB"/>
              </w:rPr>
              <w:drawing>
                <wp:inline distT="0" distB="0" distL="0" distR="0" wp14:anchorId="19F164D0" wp14:editId="37E59B57">
                  <wp:extent cx="3751042" cy="17450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55625" cy="1747160"/>
                          </a:xfrm>
                          <a:prstGeom prst="rect">
                            <a:avLst/>
                          </a:prstGeom>
                        </pic:spPr>
                      </pic:pic>
                    </a:graphicData>
                  </a:graphic>
                </wp:inline>
              </w:drawing>
            </w:r>
          </w:p>
        </w:tc>
      </w:tr>
    </w:tbl>
    <w:p w14:paraId="13C05AEB" w14:textId="15756CD6" w:rsidR="00034B14" w:rsidRPr="00EC7010" w:rsidRDefault="00034B14" w:rsidP="007A0B22">
      <w:pPr>
        <w:rPr>
          <w:lang w:eastAsia="en-GB"/>
        </w:rPr>
      </w:pPr>
      <w:r w:rsidRPr="00EC7010">
        <w:rPr>
          <w:lang w:eastAsia="en-GB"/>
        </w:rPr>
        <w:t xml:space="preserve">To check, navigate back to ‘text view’ </w:t>
      </w:r>
      <w:r w:rsidRPr="00EC7010">
        <w:rPr>
          <w:lang w:eastAsia="en-GB"/>
        </w:rPr>
        <w:sym w:font="Wingdings" w:char="F0E0"/>
      </w:r>
      <w:r w:rsidR="00D65052" w:rsidRPr="00EC7010">
        <w:rPr>
          <w:lang w:eastAsia="en-GB"/>
        </w:rPr>
        <w:t xml:space="preserve"> ‘Primary entities/Master Species’. Here, </w:t>
      </w:r>
      <w:proofErr w:type="spellStart"/>
      <w:r w:rsidR="00D65052" w:rsidRPr="00EC7010">
        <w:rPr>
          <w:lang w:eastAsia="en-GB"/>
        </w:rPr>
        <w:t>calcite_mineral</w:t>
      </w:r>
      <w:proofErr w:type="spellEnd"/>
      <w:r w:rsidR="00D65052" w:rsidRPr="00EC7010">
        <w:rPr>
          <w:lang w:eastAsia="en-GB"/>
        </w:rPr>
        <w:t xml:space="preserve"> is now visible as an additional primary entity.</w:t>
      </w:r>
    </w:p>
    <w:tbl>
      <w:tblPr>
        <w:tblStyle w:val="TableGrid"/>
        <w:tblW w:w="0" w:type="auto"/>
        <w:tblLook w:val="04A0" w:firstRow="1" w:lastRow="0" w:firstColumn="1" w:lastColumn="0" w:noHBand="0" w:noVBand="1"/>
      </w:tblPr>
      <w:tblGrid>
        <w:gridCol w:w="5660"/>
      </w:tblGrid>
      <w:tr w:rsidR="00D65052" w:rsidRPr="00EC7010" w14:paraId="0E1F05A2" w14:textId="77777777" w:rsidTr="00C60A8D">
        <w:tc>
          <w:tcPr>
            <w:tcW w:w="5382" w:type="dxa"/>
          </w:tcPr>
          <w:p w14:paraId="1D8839D3" w14:textId="4C74DEB9" w:rsidR="00D65052" w:rsidRPr="00EC7010" w:rsidRDefault="00D65052" w:rsidP="007A0B22">
            <w:pPr>
              <w:rPr>
                <w:b/>
                <w:bCs/>
                <w:lang w:eastAsia="en-GB"/>
              </w:rPr>
            </w:pPr>
            <w:r w:rsidRPr="00EC7010">
              <w:rPr>
                <w:b/>
                <w:bCs/>
                <w:noProof/>
                <w:lang w:eastAsia="en-GB"/>
              </w:rPr>
              <w:drawing>
                <wp:inline distT="0" distB="0" distL="0" distR="0" wp14:anchorId="3A91348D" wp14:editId="03BBD9DA">
                  <wp:extent cx="3457366" cy="19941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81398" cy="2007995"/>
                          </a:xfrm>
                          <a:prstGeom prst="rect">
                            <a:avLst/>
                          </a:prstGeom>
                        </pic:spPr>
                      </pic:pic>
                    </a:graphicData>
                  </a:graphic>
                </wp:inline>
              </w:drawing>
            </w:r>
          </w:p>
        </w:tc>
      </w:tr>
    </w:tbl>
    <w:p w14:paraId="54DD12C0" w14:textId="2B05C1C2" w:rsidR="00D65052" w:rsidRPr="00EC7010" w:rsidRDefault="00D65052" w:rsidP="007A0B22">
      <w:pPr>
        <w:rPr>
          <w:lang w:eastAsia="en-GB"/>
        </w:rPr>
      </w:pPr>
    </w:p>
    <w:p w14:paraId="16E6F576" w14:textId="43E753B5" w:rsidR="00D65052" w:rsidRPr="00EC7010" w:rsidRDefault="00D65052" w:rsidP="007A0B22">
      <w:pPr>
        <w:rPr>
          <w:u w:val="single"/>
          <w:lang w:eastAsia="en-GB"/>
        </w:rPr>
      </w:pPr>
      <w:r w:rsidRPr="00EC7010">
        <w:rPr>
          <w:b/>
          <w:bCs/>
          <w:u w:val="single"/>
          <w:lang w:eastAsia="en-GB"/>
        </w:rPr>
        <w:t xml:space="preserve">Step 4: give composition to </w:t>
      </w:r>
      <w:proofErr w:type="spellStart"/>
      <w:r w:rsidRPr="00EC7010">
        <w:rPr>
          <w:b/>
          <w:bCs/>
          <w:u w:val="single"/>
          <w:lang w:eastAsia="en-GB"/>
        </w:rPr>
        <w:t>calcite_mineral</w:t>
      </w:r>
      <w:proofErr w:type="spellEnd"/>
    </w:p>
    <w:p w14:paraId="1C831F66" w14:textId="4180DE91" w:rsidR="00D65052" w:rsidRPr="00EC7010" w:rsidRDefault="00D65052" w:rsidP="007A0B22">
      <w:pPr>
        <w:rPr>
          <w:rFonts w:eastAsiaTheme="minorEastAsia"/>
          <w:lang w:eastAsia="en-GB"/>
        </w:rPr>
      </w:pPr>
      <w:r w:rsidRPr="00EC7010">
        <w:rPr>
          <w:lang w:eastAsia="en-GB"/>
        </w:rPr>
        <w:t xml:space="preserve">As described in section </w:t>
      </w:r>
      <w:r w:rsidRPr="00EC7010">
        <w:rPr>
          <w:lang w:eastAsia="en-GB"/>
        </w:rPr>
        <w:fldChar w:fldCharType="begin"/>
      </w:r>
      <w:r w:rsidRPr="00EC7010">
        <w:rPr>
          <w:lang w:eastAsia="en-GB"/>
        </w:rPr>
        <w:instrText xml:space="preserve"> REF _Ref110097109 \r \h </w:instrText>
      </w:r>
      <w:r w:rsidRPr="00EC7010">
        <w:rPr>
          <w:lang w:eastAsia="en-GB"/>
        </w:rPr>
      </w:r>
      <w:r w:rsidR="00EC7010" w:rsidRPr="00EC7010">
        <w:rPr>
          <w:lang w:eastAsia="en-GB"/>
        </w:rPr>
        <w:instrText xml:space="preserve"> \* MERGEFORMAT </w:instrText>
      </w:r>
      <w:r w:rsidRPr="00EC7010">
        <w:rPr>
          <w:lang w:eastAsia="en-GB"/>
        </w:rPr>
        <w:fldChar w:fldCharType="separate"/>
      </w:r>
      <w:r w:rsidRPr="00EC7010">
        <w:rPr>
          <w:lang w:eastAsia="en-GB"/>
        </w:rPr>
        <w:t>4.9</w:t>
      </w:r>
      <w:r w:rsidRPr="00EC7010">
        <w:rPr>
          <w:lang w:eastAsia="en-GB"/>
        </w:rPr>
        <w:fldChar w:fldCharType="end"/>
      </w:r>
      <w:r w:rsidRPr="00EC7010">
        <w:rPr>
          <w:lang w:eastAsia="en-GB"/>
        </w:rPr>
        <w:t xml:space="preserve">, the composition of </w:t>
      </w:r>
      <w:proofErr w:type="spellStart"/>
      <w:r w:rsidRPr="00EC7010">
        <w:rPr>
          <w:lang w:eastAsia="en-GB"/>
        </w:rPr>
        <w:t>calcite_mineral</w:t>
      </w:r>
      <w:proofErr w:type="spellEnd"/>
      <w:r w:rsidRPr="00EC7010">
        <w:rPr>
          <w:lang w:eastAsia="en-GB"/>
        </w:rPr>
        <w:t xml:space="preserve"> is given in the </w:t>
      </w:r>
      <w:proofErr w:type="spellStart"/>
      <w:r w:rsidRPr="00EC7010">
        <w:rPr>
          <w:lang w:eastAsia="en-GB"/>
        </w:rPr>
        <w:t>extra_text</w:t>
      </w:r>
      <w:proofErr w:type="spellEnd"/>
      <w:r w:rsidRPr="00EC7010">
        <w:rPr>
          <w:lang w:eastAsia="en-GB"/>
        </w:rPr>
        <w:t xml:space="preserve"> segment below the definition of the primary entities. </w:t>
      </w:r>
      <w:r w:rsidR="00A645F9" w:rsidRPr="00EC7010">
        <w:rPr>
          <w:b/>
          <w:bCs/>
          <w:lang w:eastAsia="en-GB"/>
        </w:rPr>
        <w:t xml:space="preserve">Be sure to add the kinetics_db.txt </w:t>
      </w:r>
      <w:r w:rsidR="00A645F9" w:rsidRPr="00EC7010">
        <w:rPr>
          <w:lang w:eastAsia="en-GB"/>
        </w:rPr>
        <w:t xml:space="preserve">file as indicated in section </w:t>
      </w:r>
      <w:r w:rsidR="00A645F9" w:rsidRPr="00EC7010">
        <w:rPr>
          <w:lang w:eastAsia="en-GB"/>
        </w:rPr>
        <w:fldChar w:fldCharType="begin"/>
      </w:r>
      <w:r w:rsidR="00A645F9" w:rsidRPr="00EC7010">
        <w:rPr>
          <w:lang w:eastAsia="en-GB"/>
        </w:rPr>
        <w:instrText xml:space="preserve"> REF _Ref110097109 \r \h </w:instrText>
      </w:r>
      <w:r w:rsidR="00A645F9" w:rsidRPr="00EC7010">
        <w:rPr>
          <w:lang w:eastAsia="en-GB"/>
        </w:rPr>
      </w:r>
      <w:r w:rsidR="00EC7010" w:rsidRPr="00EC7010">
        <w:rPr>
          <w:lang w:eastAsia="en-GB"/>
        </w:rPr>
        <w:instrText xml:space="preserve"> \* MERGEFORMAT </w:instrText>
      </w:r>
      <w:r w:rsidR="00A645F9" w:rsidRPr="00EC7010">
        <w:rPr>
          <w:lang w:eastAsia="en-GB"/>
        </w:rPr>
        <w:fldChar w:fldCharType="separate"/>
      </w:r>
      <w:r w:rsidR="00A645F9" w:rsidRPr="00EC7010">
        <w:rPr>
          <w:lang w:eastAsia="en-GB"/>
        </w:rPr>
        <w:t>4.9</w:t>
      </w:r>
      <w:r w:rsidR="00A645F9" w:rsidRPr="00EC7010">
        <w:rPr>
          <w:lang w:eastAsia="en-GB"/>
        </w:rPr>
        <w:fldChar w:fldCharType="end"/>
      </w:r>
      <w:r w:rsidR="00A645F9" w:rsidRPr="00EC7010">
        <w:rPr>
          <w:lang w:eastAsia="en-GB"/>
        </w:rPr>
        <w:t xml:space="preserve">). </w:t>
      </w:r>
      <w:r w:rsidRPr="00EC7010">
        <w:rPr>
          <w:lang w:eastAsia="en-GB"/>
        </w:rPr>
        <w:t xml:space="preserve">Add here the composition of </w:t>
      </w:r>
      <m:oMath>
        <m:r>
          <w:rPr>
            <w:rFonts w:ascii="Cambria Math" w:hAnsi="Cambria Math"/>
            <w:lang w:eastAsia="en-GB"/>
          </w:rPr>
          <m:t>CaC</m:t>
        </m:r>
        <m:sSub>
          <m:sSubPr>
            <m:ctrlPr>
              <w:rPr>
                <w:rFonts w:ascii="Cambria Math" w:hAnsi="Cambria Math"/>
                <w:i/>
                <w:lang w:eastAsia="en-GB"/>
              </w:rPr>
            </m:ctrlPr>
          </m:sSubPr>
          <m:e>
            <m:r>
              <w:rPr>
                <w:rFonts w:ascii="Cambria Math" w:hAnsi="Cambria Math"/>
                <w:lang w:eastAsia="en-GB"/>
              </w:rPr>
              <m:t>O</m:t>
            </m:r>
          </m:e>
          <m:sub>
            <m:r>
              <w:rPr>
                <w:rFonts w:ascii="Cambria Math" w:hAnsi="Cambria Math"/>
                <w:lang w:eastAsia="en-GB"/>
              </w:rPr>
              <m:t>3</m:t>
            </m:r>
          </m:sub>
        </m:sSub>
      </m:oMath>
      <w:r w:rsidRPr="00EC7010">
        <w:rPr>
          <w:rFonts w:eastAsiaTheme="minorEastAsia"/>
          <w:lang w:eastAsia="en-GB"/>
        </w:rPr>
        <w:t>. This leads to the following:</w:t>
      </w:r>
    </w:p>
    <w:tbl>
      <w:tblPr>
        <w:tblStyle w:val="TableGrid"/>
        <w:tblW w:w="0" w:type="auto"/>
        <w:tblLook w:val="04A0" w:firstRow="1" w:lastRow="0" w:firstColumn="1" w:lastColumn="0" w:noHBand="0" w:noVBand="1"/>
      </w:tblPr>
      <w:tblGrid>
        <w:gridCol w:w="6756"/>
      </w:tblGrid>
      <w:tr w:rsidR="00D65052" w:rsidRPr="00EC7010" w14:paraId="71EEAF19" w14:textId="77777777" w:rsidTr="00D65052">
        <w:tc>
          <w:tcPr>
            <w:tcW w:w="6658" w:type="dxa"/>
          </w:tcPr>
          <w:p w14:paraId="6E84A65A" w14:textId="4094A329" w:rsidR="00D65052" w:rsidRPr="00EC7010" w:rsidRDefault="00D65052" w:rsidP="007A0B22">
            <w:pPr>
              <w:rPr>
                <w:rFonts w:eastAsiaTheme="minorEastAsia"/>
                <w:lang w:eastAsia="en-GB"/>
              </w:rPr>
            </w:pPr>
            <w:r w:rsidRPr="00EC7010">
              <w:rPr>
                <w:rFonts w:eastAsiaTheme="minorEastAsia"/>
                <w:noProof/>
                <w:lang w:eastAsia="en-GB"/>
              </w:rPr>
              <w:drawing>
                <wp:inline distT="0" distB="0" distL="0" distR="0" wp14:anchorId="214427A6" wp14:editId="6B2FB59E">
                  <wp:extent cx="4151509" cy="2056437"/>
                  <wp:effectExtent l="0" t="0" r="190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58537" cy="2059919"/>
                          </a:xfrm>
                          <a:prstGeom prst="rect">
                            <a:avLst/>
                          </a:prstGeom>
                        </pic:spPr>
                      </pic:pic>
                    </a:graphicData>
                  </a:graphic>
                </wp:inline>
              </w:drawing>
            </w:r>
          </w:p>
        </w:tc>
      </w:tr>
    </w:tbl>
    <w:p w14:paraId="5C7202ED" w14:textId="77777777" w:rsidR="00D65052" w:rsidRPr="00EC7010" w:rsidRDefault="00D65052" w:rsidP="007A0B22">
      <w:pPr>
        <w:rPr>
          <w:rFonts w:eastAsiaTheme="minorEastAsia"/>
          <w:lang w:eastAsia="en-GB"/>
        </w:rPr>
      </w:pPr>
    </w:p>
    <w:p w14:paraId="4E1407CD" w14:textId="4A246D9A" w:rsidR="00D65052" w:rsidRPr="00EC7010" w:rsidRDefault="00D65052" w:rsidP="007A0B22">
      <w:pPr>
        <w:rPr>
          <w:b/>
          <w:bCs/>
          <w:u w:val="single"/>
          <w:lang w:eastAsia="en-GB"/>
        </w:rPr>
      </w:pPr>
      <w:r w:rsidRPr="00EC7010">
        <w:rPr>
          <w:b/>
          <w:bCs/>
          <w:u w:val="single"/>
          <w:lang w:eastAsia="en-GB"/>
        </w:rPr>
        <w:t>Step 5: set reaction network</w:t>
      </w:r>
    </w:p>
    <w:p w14:paraId="728D8462" w14:textId="42E58D2F" w:rsidR="00D65052" w:rsidRPr="00EC7010" w:rsidRDefault="00D65052" w:rsidP="007A0B22">
      <w:pPr>
        <w:rPr>
          <w:lang w:eastAsia="en-GB"/>
        </w:rPr>
      </w:pPr>
      <w:r w:rsidRPr="00EC7010">
        <w:rPr>
          <w:lang w:eastAsia="en-GB"/>
        </w:rPr>
        <w:t>As we consider</w:t>
      </w:r>
      <w:r w:rsidR="002034A4" w:rsidRPr="00EC7010">
        <w:rPr>
          <w:lang w:eastAsia="en-GB"/>
        </w:rPr>
        <w:t xml:space="preserve"> dissolution of minerals to be described kinetically, we must exclude those from the equilibrium calculation. Navigate to “phases &amp; reactions” and uncheck all minerals:</w:t>
      </w:r>
    </w:p>
    <w:p w14:paraId="7B660D6D" w14:textId="19B3B25E" w:rsidR="002034A4" w:rsidRPr="00EC7010" w:rsidRDefault="002034A4" w:rsidP="007A0B22">
      <w:pPr>
        <w:rPr>
          <w:lang w:eastAsia="en-GB"/>
        </w:rPr>
      </w:pPr>
      <w:r w:rsidRPr="00EC7010">
        <w:rPr>
          <w:noProof/>
          <w:lang w:eastAsia="en-GB"/>
        </w:rPr>
        <w:drawing>
          <wp:inline distT="0" distB="0" distL="0" distR="0" wp14:anchorId="37281ADD" wp14:editId="70E68041">
            <wp:extent cx="5186050" cy="2497072"/>
            <wp:effectExtent l="0" t="0" r="0" b="5080"/>
            <wp:docPr id="31" name="Picture 3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with medium confidence"/>
                    <pic:cNvPicPr/>
                  </pic:nvPicPr>
                  <pic:blipFill>
                    <a:blip r:embed="rId32"/>
                    <a:stretch>
                      <a:fillRect/>
                    </a:stretch>
                  </pic:blipFill>
                  <pic:spPr>
                    <a:xfrm>
                      <a:off x="0" y="0"/>
                      <a:ext cx="5188445" cy="2498225"/>
                    </a:xfrm>
                    <a:prstGeom prst="rect">
                      <a:avLst/>
                    </a:prstGeom>
                  </pic:spPr>
                </pic:pic>
              </a:graphicData>
            </a:graphic>
          </wp:inline>
        </w:drawing>
      </w:r>
    </w:p>
    <w:p w14:paraId="1DCE8948" w14:textId="7574114F" w:rsidR="002034A4" w:rsidRPr="00EC7010" w:rsidRDefault="002034A4" w:rsidP="007A0B22">
      <w:pPr>
        <w:rPr>
          <w:b/>
          <w:bCs/>
          <w:lang w:eastAsia="en-GB"/>
        </w:rPr>
      </w:pPr>
      <w:r w:rsidRPr="00EC7010">
        <w:rPr>
          <w:b/>
          <w:bCs/>
          <w:lang w:eastAsia="en-GB"/>
        </w:rPr>
        <w:t xml:space="preserve">Note that </w:t>
      </w:r>
      <w:r w:rsidR="006E49CC" w:rsidRPr="00EC7010">
        <w:rPr>
          <w:b/>
          <w:bCs/>
          <w:lang w:eastAsia="en-GB"/>
        </w:rPr>
        <w:t>Calcite[s] is still present in the list. This is because we have defined our own mineral called “</w:t>
      </w:r>
      <w:proofErr w:type="spellStart"/>
      <w:r w:rsidR="006E49CC" w:rsidRPr="00EC7010">
        <w:rPr>
          <w:b/>
          <w:bCs/>
          <w:lang w:eastAsia="en-GB"/>
        </w:rPr>
        <w:t>calcite_mineral</w:t>
      </w:r>
      <w:proofErr w:type="spellEnd"/>
      <w:r w:rsidR="006E49CC" w:rsidRPr="00EC7010">
        <w:rPr>
          <w:b/>
          <w:bCs/>
          <w:lang w:eastAsia="en-GB"/>
        </w:rPr>
        <w:t xml:space="preserve">” with our own defined composition. Therefore, Calcite[s] has no actual relation to </w:t>
      </w:r>
      <w:proofErr w:type="spellStart"/>
      <w:r w:rsidR="006E49CC" w:rsidRPr="00EC7010">
        <w:rPr>
          <w:b/>
          <w:bCs/>
          <w:lang w:eastAsia="en-GB"/>
        </w:rPr>
        <w:t>calcite_mineral</w:t>
      </w:r>
      <w:proofErr w:type="spellEnd"/>
      <w:r w:rsidR="006E49CC" w:rsidRPr="00EC7010">
        <w:rPr>
          <w:b/>
          <w:bCs/>
          <w:lang w:eastAsia="en-GB"/>
        </w:rPr>
        <w:t xml:space="preserve"> and can still be treated as a separate species.</w:t>
      </w:r>
    </w:p>
    <w:p w14:paraId="00C90208" w14:textId="3A5FA9F9" w:rsidR="006E49CC" w:rsidRPr="00EC7010" w:rsidRDefault="006E49CC" w:rsidP="007A0B22">
      <w:pPr>
        <w:rPr>
          <w:b/>
          <w:bCs/>
          <w:lang w:eastAsia="en-GB"/>
        </w:rPr>
      </w:pPr>
    </w:p>
    <w:p w14:paraId="030890BA" w14:textId="39AC613E" w:rsidR="006E49CC" w:rsidRPr="00EC7010" w:rsidRDefault="006E49CC" w:rsidP="007A0B22">
      <w:pPr>
        <w:rPr>
          <w:u w:val="single"/>
          <w:lang w:eastAsia="en-GB"/>
        </w:rPr>
      </w:pPr>
      <w:r w:rsidRPr="00EC7010">
        <w:rPr>
          <w:b/>
          <w:bCs/>
          <w:u w:val="single"/>
          <w:lang w:eastAsia="en-GB"/>
        </w:rPr>
        <w:t>Step 6: export file</w:t>
      </w:r>
    </w:p>
    <w:p w14:paraId="251B524E" w14:textId="2633D761" w:rsidR="006E49CC" w:rsidRPr="00EC7010" w:rsidRDefault="006E49CC" w:rsidP="007A0B22">
      <w:pPr>
        <w:rPr>
          <w:lang w:eastAsia="en-GB"/>
        </w:rPr>
      </w:pPr>
      <w:r w:rsidRPr="00EC7010">
        <w:rPr>
          <w:lang w:eastAsia="en-GB"/>
        </w:rPr>
        <w:t>Press “Export”.</w:t>
      </w:r>
    </w:p>
    <w:p w14:paraId="5782CC1E" w14:textId="4FDD9182" w:rsidR="006E49CC" w:rsidRPr="00EC7010" w:rsidRDefault="006E49CC" w:rsidP="007A0B22">
      <w:pPr>
        <w:rPr>
          <w:lang w:eastAsia="en-GB"/>
        </w:rPr>
      </w:pPr>
    </w:p>
    <w:p w14:paraId="7135D11C" w14:textId="77777777" w:rsidR="006E49CC" w:rsidRPr="00EC7010" w:rsidRDefault="006E49CC" w:rsidP="006E49CC">
      <w:pPr>
        <w:pStyle w:val="Heading3"/>
      </w:pPr>
      <w:r w:rsidRPr="00EC7010">
        <w:t>Calculating chemistry with Python.</w:t>
      </w:r>
    </w:p>
    <w:p w14:paraId="38A403BA" w14:textId="0A3DAF2D" w:rsidR="006E49CC" w:rsidRPr="00EC7010" w:rsidRDefault="006E49CC" w:rsidP="006E49CC">
      <w:r w:rsidRPr="00EC7010">
        <w:t xml:space="preserve">For this example, we will examine what the effects of </w:t>
      </w:r>
      <w:r w:rsidR="00934D01" w:rsidRPr="00EC7010">
        <w:t xml:space="preserve">calcite dissolution </w:t>
      </w:r>
      <w:r w:rsidRPr="00EC7010">
        <w:t>are on the system composition at equilibrium. In Python, the</w:t>
      </w:r>
      <w:r w:rsidR="00934D01" w:rsidRPr="00EC7010">
        <w:t xml:space="preserve"> amount of calcite</w:t>
      </w:r>
      <w:r w:rsidRPr="00EC7010">
        <w:t xml:space="preserve"> is changed iteratively. For every </w:t>
      </w:r>
      <w:r w:rsidR="00934D01" w:rsidRPr="00EC7010">
        <w:t>calcite total</w:t>
      </w:r>
      <w:r w:rsidRPr="00EC7010">
        <w:t>, a new equilibrium composition is calculated using ORCHESTRA. In turn, the results are plotted using Python.</w:t>
      </w:r>
    </w:p>
    <w:p w14:paraId="072FC76C" w14:textId="77777777" w:rsidR="006E49CC" w:rsidRPr="00EC7010" w:rsidRDefault="006E49CC" w:rsidP="006E49CC"/>
    <w:p w14:paraId="4F022D56" w14:textId="77777777" w:rsidR="006E49CC" w:rsidRPr="00EC7010" w:rsidRDefault="006E49CC" w:rsidP="006E49CC">
      <w:pPr>
        <w:rPr>
          <w:b/>
          <w:bCs/>
          <w:u w:val="single"/>
        </w:rPr>
      </w:pPr>
      <w:r w:rsidRPr="00EC7010">
        <w:rPr>
          <w:b/>
          <w:bCs/>
          <w:u w:val="single"/>
        </w:rPr>
        <w:t>Step 1: create .</w:t>
      </w:r>
      <w:proofErr w:type="spellStart"/>
      <w:r w:rsidRPr="00EC7010">
        <w:rPr>
          <w:b/>
          <w:bCs/>
          <w:u w:val="single"/>
        </w:rPr>
        <w:t>py</w:t>
      </w:r>
      <w:proofErr w:type="spellEnd"/>
      <w:r w:rsidRPr="00EC7010">
        <w:rPr>
          <w:b/>
          <w:bCs/>
          <w:u w:val="single"/>
        </w:rPr>
        <w:t xml:space="preserve"> file and import modules.</w:t>
      </w:r>
    </w:p>
    <w:p w14:paraId="21921170" w14:textId="4E55178F" w:rsidR="006E49CC" w:rsidRPr="00EC7010" w:rsidRDefault="006E49CC" w:rsidP="006E49CC">
      <w:pPr>
        <w:pStyle w:val="ListParagraph"/>
        <w:numPr>
          <w:ilvl w:val="0"/>
          <w:numId w:val="11"/>
        </w:numPr>
      </w:pPr>
      <w:r w:rsidRPr="00EC7010">
        <w:t>Open a new python file and call it ‘</w:t>
      </w:r>
      <w:r w:rsidR="00934D01" w:rsidRPr="00EC7010">
        <w:t>calcite</w:t>
      </w:r>
      <w:r w:rsidRPr="00EC7010">
        <w:t>_</w:t>
      </w:r>
      <w:r w:rsidR="00934D01" w:rsidRPr="00EC7010">
        <w:t>dissolution</w:t>
      </w:r>
      <w:r w:rsidRPr="00EC7010">
        <w:t>.py’</w:t>
      </w:r>
    </w:p>
    <w:p w14:paraId="7BB3BD51" w14:textId="77777777" w:rsidR="006E49CC" w:rsidRPr="00EC7010" w:rsidRDefault="006E49CC" w:rsidP="006E49CC">
      <w:pPr>
        <w:pStyle w:val="ListParagraph"/>
        <w:numPr>
          <w:ilvl w:val="0"/>
          <w:numId w:val="11"/>
        </w:numPr>
      </w:pPr>
      <w:r w:rsidRPr="00EC7010">
        <w:t>Start the file by importing the required submodules:</w:t>
      </w:r>
    </w:p>
    <w:p w14:paraId="3972BF24" w14:textId="77777777" w:rsidR="006E49CC" w:rsidRPr="00EC7010" w:rsidRDefault="006E49CC" w:rsidP="006E49C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import </w:t>
      </w:r>
      <w:proofErr w:type="spellStart"/>
      <w:r w:rsidRPr="00EC7010">
        <w:rPr>
          <w:rFonts w:ascii="Consolas" w:hAnsi="Consolas" w:cs="Consolas"/>
          <w:sz w:val="17"/>
          <w:szCs w:val="17"/>
          <w:lang w:val="en-US"/>
        </w:rPr>
        <w:t>numpy</w:t>
      </w:r>
      <w:proofErr w:type="spellEnd"/>
      <w:r w:rsidRPr="00EC7010">
        <w:rPr>
          <w:rFonts w:ascii="Consolas" w:hAnsi="Consolas" w:cs="Consolas"/>
          <w:sz w:val="17"/>
          <w:szCs w:val="17"/>
          <w:lang w:val="en-US"/>
        </w:rPr>
        <w:t xml:space="preserve"> as np</w:t>
      </w:r>
    </w:p>
    <w:p w14:paraId="021BA585" w14:textId="77777777" w:rsidR="006E49CC" w:rsidRPr="00EC7010" w:rsidRDefault="006E49CC" w:rsidP="006E49C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import </w:t>
      </w:r>
      <w:proofErr w:type="spellStart"/>
      <w:r w:rsidRPr="00EC7010">
        <w:rPr>
          <w:rFonts w:ascii="Consolas" w:hAnsi="Consolas" w:cs="Consolas"/>
          <w:sz w:val="17"/>
          <w:szCs w:val="17"/>
          <w:lang w:val="en-US"/>
        </w:rPr>
        <w:t>matplotlib.pyplot</w:t>
      </w:r>
      <w:proofErr w:type="spellEnd"/>
      <w:r w:rsidRPr="00EC7010">
        <w:rPr>
          <w:rFonts w:ascii="Consolas" w:hAnsi="Consolas" w:cs="Consolas"/>
          <w:sz w:val="17"/>
          <w:szCs w:val="17"/>
          <w:lang w:val="en-US"/>
        </w:rPr>
        <w:t xml:space="preserve"> as </w:t>
      </w:r>
      <w:proofErr w:type="spellStart"/>
      <w:r w:rsidRPr="00EC7010">
        <w:rPr>
          <w:rFonts w:ascii="Consolas" w:hAnsi="Consolas" w:cs="Consolas"/>
          <w:sz w:val="17"/>
          <w:szCs w:val="17"/>
          <w:lang w:val="en-US"/>
        </w:rPr>
        <w:t>plt</w:t>
      </w:r>
      <w:proofErr w:type="spellEnd"/>
    </w:p>
    <w:p w14:paraId="79A97FD5" w14:textId="77777777" w:rsidR="006E49CC" w:rsidRPr="00EC7010" w:rsidRDefault="006E49CC" w:rsidP="006E49C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lastRenderedPageBreak/>
        <w:t xml:space="preserve">import </w:t>
      </w:r>
      <w:proofErr w:type="spellStart"/>
      <w:r w:rsidRPr="00EC7010">
        <w:rPr>
          <w:rFonts w:ascii="Consolas" w:hAnsi="Consolas" w:cs="Consolas"/>
          <w:sz w:val="17"/>
          <w:szCs w:val="17"/>
          <w:lang w:val="en-US"/>
        </w:rPr>
        <w:t>PyORCHESTRA</w:t>
      </w:r>
      <w:proofErr w:type="spellEnd"/>
      <w:r w:rsidRPr="00EC7010">
        <w:rPr>
          <w:rFonts w:ascii="Consolas" w:hAnsi="Consolas" w:cs="Consolas"/>
          <w:sz w:val="17"/>
          <w:szCs w:val="17"/>
          <w:lang w:val="en-US"/>
        </w:rPr>
        <w:t xml:space="preserve"> # here, the ORCHESTRA submodule is imported</w:t>
      </w:r>
    </w:p>
    <w:p w14:paraId="769A0823" w14:textId="77777777" w:rsidR="006E49CC" w:rsidRPr="00EC7010" w:rsidRDefault="006E49CC" w:rsidP="006E49CC"/>
    <w:p w14:paraId="0E371DEE" w14:textId="77777777" w:rsidR="006E49CC" w:rsidRPr="00EC7010" w:rsidRDefault="006E49CC" w:rsidP="006E49CC">
      <w:pPr>
        <w:rPr>
          <w:b/>
          <w:bCs/>
          <w:u w:val="single"/>
        </w:rPr>
      </w:pPr>
      <w:r w:rsidRPr="00EC7010">
        <w:rPr>
          <w:b/>
          <w:bCs/>
          <w:u w:val="single"/>
        </w:rPr>
        <w:t>Step 2: get the ORCHESTRA function class ‘p’.</w:t>
      </w:r>
    </w:p>
    <w:p w14:paraId="7383E6A2" w14:textId="77777777" w:rsidR="006E49CC" w:rsidRPr="00EC7010" w:rsidRDefault="006E49CC" w:rsidP="006E49CC">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p = </w:t>
      </w:r>
      <w:proofErr w:type="spellStart"/>
      <w:r w:rsidRPr="00EC7010">
        <w:rPr>
          <w:rFonts w:ascii="Consolas" w:hAnsi="Consolas" w:cs="Consolas"/>
          <w:sz w:val="17"/>
          <w:szCs w:val="17"/>
          <w:lang w:val="en-US"/>
        </w:rPr>
        <w:t>PyORCHESTRA.ORCHESTRA</w:t>
      </w:r>
      <w:proofErr w:type="spellEnd"/>
      <w:r w:rsidRPr="00EC7010">
        <w:rPr>
          <w:rFonts w:ascii="Consolas" w:hAnsi="Consolas" w:cs="Consolas"/>
          <w:sz w:val="17"/>
          <w:szCs w:val="17"/>
          <w:lang w:val="en-US"/>
        </w:rPr>
        <w:t>()</w:t>
      </w:r>
    </w:p>
    <w:p w14:paraId="238A9EE2" w14:textId="77777777" w:rsidR="00934D01" w:rsidRPr="00EC7010" w:rsidRDefault="00934D01" w:rsidP="00934D01">
      <w:pPr>
        <w:rPr>
          <w:b/>
          <w:bCs/>
          <w:u w:val="single"/>
        </w:rPr>
      </w:pPr>
    </w:p>
    <w:p w14:paraId="380C3895" w14:textId="5075F2B2" w:rsidR="00934D01" w:rsidRPr="00EC7010" w:rsidRDefault="00934D01" w:rsidP="00934D01">
      <w:pPr>
        <w:rPr>
          <w:b/>
          <w:bCs/>
          <w:u w:val="single"/>
        </w:rPr>
      </w:pPr>
      <w:r w:rsidRPr="00EC7010">
        <w:rPr>
          <w:b/>
          <w:bCs/>
          <w:u w:val="single"/>
        </w:rPr>
        <w:t>Step 3: Initialise the ORCHESTRA calculator.</w:t>
      </w:r>
    </w:p>
    <w:p w14:paraId="47E38EA9" w14:textId="77777777" w:rsidR="00934D01" w:rsidRPr="00EC7010" w:rsidRDefault="00934D01" w:rsidP="00934D01">
      <w:r w:rsidRPr="00EC7010">
        <w:t>Now, the user must define the boundary conditions of the system for which chemical equilibrium will be calculated.</w:t>
      </w:r>
    </w:p>
    <w:p w14:paraId="7FE4BDC3" w14:textId="77777777" w:rsidR="00934D01" w:rsidRPr="00EC7010" w:rsidRDefault="00934D01" w:rsidP="00934D01">
      <w:pPr>
        <w:pStyle w:val="ListParagraph"/>
        <w:numPr>
          <w:ilvl w:val="0"/>
          <w:numId w:val="47"/>
        </w:numPr>
        <w:rPr>
          <w:sz w:val="20"/>
          <w:szCs w:val="20"/>
          <w:u w:val="single"/>
        </w:rPr>
      </w:pPr>
      <w:r w:rsidRPr="00EC7010">
        <w:rPr>
          <w:sz w:val="20"/>
          <w:szCs w:val="20"/>
        </w:rPr>
        <w:t xml:space="preserve">Name the chemistry text file. </w:t>
      </w:r>
      <w:proofErr w:type="spellStart"/>
      <w:r w:rsidRPr="00EC7010">
        <w:rPr>
          <w:sz w:val="20"/>
          <w:szCs w:val="20"/>
        </w:rPr>
        <w:t>InputFile</w:t>
      </w:r>
      <w:proofErr w:type="spellEnd"/>
      <w:r w:rsidRPr="00EC7010">
        <w:rPr>
          <w:sz w:val="20"/>
          <w:szCs w:val="20"/>
        </w:rPr>
        <w:t xml:space="preserve"> = ‘chemistry1.inp’</w:t>
      </w:r>
    </w:p>
    <w:p w14:paraId="0550CFEA" w14:textId="77777777" w:rsidR="00934D01" w:rsidRPr="00EC7010" w:rsidRDefault="00934D01" w:rsidP="00934D01">
      <w:pPr>
        <w:pStyle w:val="ListParagraph"/>
        <w:numPr>
          <w:ilvl w:val="0"/>
          <w:numId w:val="47"/>
        </w:numPr>
        <w:rPr>
          <w:sz w:val="20"/>
          <w:szCs w:val="20"/>
          <w:u w:val="single"/>
        </w:rPr>
      </w:pPr>
      <w:r w:rsidRPr="00EC7010">
        <w:rPr>
          <w:sz w:val="20"/>
          <w:szCs w:val="20"/>
        </w:rPr>
        <w:t xml:space="preserve">Specify the number of cells. Here we will consider a 0-D system. </w:t>
      </w:r>
    </w:p>
    <w:p w14:paraId="0844F10B" w14:textId="2D2C975B" w:rsidR="00934D01" w:rsidRPr="00EC7010" w:rsidRDefault="00934D01" w:rsidP="00934D01">
      <w:pPr>
        <w:pStyle w:val="ListParagraph"/>
        <w:numPr>
          <w:ilvl w:val="0"/>
          <w:numId w:val="47"/>
        </w:numPr>
        <w:rPr>
          <w:sz w:val="20"/>
          <w:szCs w:val="20"/>
          <w:u w:val="single"/>
        </w:rPr>
      </w:pPr>
      <w:r w:rsidRPr="00EC7010">
        <w:rPr>
          <w:sz w:val="20"/>
          <w:szCs w:val="20"/>
        </w:rPr>
        <w:t xml:space="preserve">Specify the variables that will be used as input. Here, this includes the bulk composition (total </w:t>
      </w:r>
      <m:oMath>
        <m:r>
          <w:rPr>
            <w:rFonts w:ascii="Cambria Math" w:hAnsi="Cambria Math"/>
            <w:sz w:val="20"/>
            <w:szCs w:val="20"/>
          </w:rPr>
          <m:t xml:space="preserve">calcite_mineral, </m:t>
        </m:r>
        <m:r>
          <w:rPr>
            <w:rFonts w:ascii="Cambria Math" w:hAnsi="Cambria Math"/>
            <w:sz w:val="20"/>
            <w:szCs w:val="20"/>
          </w:rPr>
          <m:t>C</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oMath>
      <w:r w:rsidR="00930ED7" w:rsidRPr="00EC7010">
        <w:rPr>
          <w:rFonts w:eastAsiaTheme="minorEastAsia"/>
          <w:sz w:val="20"/>
          <w:szCs w:val="20"/>
        </w:rPr>
        <w:t xml:space="preserve">, </w:t>
      </w:r>
      <m:oMath>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m:t>
            </m:r>
          </m:sup>
        </m:sSup>
      </m:oMath>
      <w:r w:rsidRPr="00EC7010">
        <w:rPr>
          <w:rFonts w:eastAsiaTheme="minorEastAsia"/>
          <w:sz w:val="20"/>
          <w:szCs w:val="20"/>
        </w:rPr>
        <w:t xml:space="preserve"> and </w:t>
      </w:r>
      <m:oMath>
        <m:r>
          <w:rPr>
            <w:rFonts w:ascii="Cambria Math" w:eastAsiaTheme="minorEastAsia" w:hAnsi="Cambria Math"/>
            <w:sz w:val="20"/>
            <w:szCs w:val="20"/>
          </w:rPr>
          <m:t>C</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O</m:t>
            </m:r>
          </m:e>
          <m:sub>
            <m:r>
              <w:rPr>
                <w:rFonts w:ascii="Cambria Math" w:eastAsiaTheme="minorEastAsia" w:hAnsi="Cambria Math"/>
                <w:sz w:val="20"/>
                <w:szCs w:val="20"/>
              </w:rPr>
              <m:t>3</m:t>
            </m:r>
          </m:sub>
          <m:sup>
            <m:r>
              <w:rPr>
                <w:rFonts w:ascii="Cambria Math" w:eastAsiaTheme="minorEastAsia" w:hAnsi="Cambria Math"/>
                <w:sz w:val="20"/>
                <w:szCs w:val="20"/>
              </w:rPr>
              <m:t>-2</m:t>
            </m:r>
          </m:sup>
        </m:sSubSup>
      </m:oMath>
      <w:r w:rsidRPr="00EC7010">
        <w:rPr>
          <w:rFonts w:eastAsiaTheme="minorEastAsia"/>
          <w:sz w:val="20"/>
          <w:szCs w:val="20"/>
        </w:rPr>
        <w:t xml:space="preserve"> in the system). </w:t>
      </w:r>
      <w:r w:rsidRPr="00EC7010">
        <w:rPr>
          <w:rFonts w:eastAsiaTheme="minorEastAsia"/>
          <w:b/>
          <w:bCs/>
          <w:sz w:val="20"/>
          <w:szCs w:val="20"/>
        </w:rPr>
        <w:t xml:space="preserve">Do not include the pH here as this is an output </w:t>
      </w:r>
      <w:r w:rsidRPr="00EC7010">
        <w:rPr>
          <w:rFonts w:eastAsiaTheme="minorEastAsia"/>
          <w:sz w:val="20"/>
          <w:szCs w:val="20"/>
        </w:rPr>
        <w:t>parameter.</w:t>
      </w:r>
      <w:r w:rsidRPr="00EC7010">
        <w:rPr>
          <w:rFonts w:eastAsiaTheme="minorEastAsia"/>
          <w:b/>
          <w:bCs/>
          <w:sz w:val="20"/>
          <w:szCs w:val="20"/>
        </w:rPr>
        <w:t xml:space="preserve"> </w:t>
      </w:r>
      <w:r w:rsidRPr="00EC7010">
        <w:rPr>
          <w:rFonts w:eastAsiaTheme="minorEastAsia"/>
          <w:sz w:val="20"/>
          <w:szCs w:val="20"/>
        </w:rPr>
        <w:t xml:space="preserve">In addition to this, ORCHESTRA comes with pre-available parameters such as porosity and saturation. </w:t>
      </w:r>
    </w:p>
    <w:p w14:paraId="57DFECD7" w14:textId="60E728D1" w:rsidR="00934D01" w:rsidRPr="00EC7010" w:rsidRDefault="00934D01" w:rsidP="00934D01">
      <w:pPr>
        <w:pStyle w:val="ListParagraph"/>
        <w:numPr>
          <w:ilvl w:val="0"/>
          <w:numId w:val="47"/>
        </w:numPr>
        <w:rPr>
          <w:sz w:val="20"/>
          <w:szCs w:val="20"/>
          <w:u w:val="single"/>
        </w:rPr>
      </w:pPr>
      <w:r w:rsidRPr="00EC7010">
        <w:rPr>
          <w:rFonts w:eastAsiaTheme="minorEastAsia"/>
          <w:sz w:val="20"/>
          <w:szCs w:val="20"/>
        </w:rPr>
        <w:t xml:space="preserve">Specify the variables that the user wants as output. Here, this includes the </w:t>
      </w:r>
      <w:proofErr w:type="spellStart"/>
      <w:r w:rsidRPr="00EC7010">
        <w:rPr>
          <w:rFonts w:eastAsiaTheme="minorEastAsia"/>
          <w:sz w:val="20"/>
          <w:szCs w:val="20"/>
        </w:rPr>
        <w:t>pH</w:t>
      </w:r>
      <w:r w:rsidRPr="00EC7010">
        <w:rPr>
          <w:rFonts w:eastAsiaTheme="minorEastAsia"/>
          <w:sz w:val="20"/>
          <w:szCs w:val="20"/>
        </w:rPr>
        <w:t>.</w:t>
      </w:r>
      <w:proofErr w:type="spellEnd"/>
      <w:r w:rsidRPr="00EC7010">
        <w:rPr>
          <w:rFonts w:eastAsiaTheme="minorEastAsia"/>
          <w:sz w:val="20"/>
          <w:szCs w:val="20"/>
        </w:rPr>
        <w:t xml:space="preserve"> </w:t>
      </w:r>
    </w:p>
    <w:p w14:paraId="448DD6A3" w14:textId="77777777" w:rsidR="00934D01" w:rsidRPr="00EC7010" w:rsidRDefault="00934D01" w:rsidP="00934D01">
      <w:pPr>
        <w:pStyle w:val="ListParagraph"/>
        <w:numPr>
          <w:ilvl w:val="0"/>
          <w:numId w:val="47"/>
        </w:numPr>
        <w:rPr>
          <w:sz w:val="20"/>
          <w:szCs w:val="20"/>
          <w:u w:val="single"/>
        </w:rPr>
      </w:pPr>
      <w:r w:rsidRPr="00EC7010">
        <w:rPr>
          <w:rFonts w:eastAsiaTheme="minorEastAsia"/>
          <w:sz w:val="20"/>
          <w:szCs w:val="20"/>
        </w:rPr>
        <w:t>Call the function ‘</w:t>
      </w:r>
      <w:proofErr w:type="spellStart"/>
      <w:r w:rsidRPr="00EC7010">
        <w:rPr>
          <w:rFonts w:eastAsiaTheme="minorEastAsia"/>
          <w:sz w:val="20"/>
          <w:szCs w:val="20"/>
        </w:rPr>
        <w:t>initialise</w:t>
      </w:r>
      <w:proofErr w:type="spellEnd"/>
      <w:r w:rsidRPr="00EC7010">
        <w:rPr>
          <w:rFonts w:eastAsiaTheme="minorEastAsia"/>
          <w:sz w:val="20"/>
          <w:szCs w:val="20"/>
        </w:rPr>
        <w:t>’ to initialize the ORCHESTRA calculator object.</w:t>
      </w:r>
    </w:p>
    <w:p w14:paraId="106FFF96"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InputFile</w:t>
      </w:r>
      <w:proofErr w:type="spellEnd"/>
      <w:r w:rsidRPr="00EC7010">
        <w:rPr>
          <w:rFonts w:ascii="Consolas" w:hAnsi="Consolas" w:cs="Consolas"/>
          <w:sz w:val="17"/>
          <w:szCs w:val="17"/>
          <w:lang w:val="en-US"/>
        </w:rPr>
        <w:t xml:space="preserve"> = ‘chemistry1.inp’</w:t>
      </w:r>
    </w:p>
    <w:p w14:paraId="33ACE533"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NoCells</w:t>
      </w:r>
      <w:proofErr w:type="spellEnd"/>
      <w:r w:rsidRPr="00EC7010">
        <w:rPr>
          <w:rFonts w:ascii="Consolas" w:hAnsi="Consolas" w:cs="Consolas"/>
          <w:sz w:val="17"/>
          <w:szCs w:val="17"/>
          <w:lang w:val="en-US"/>
        </w:rPr>
        <w:t xml:space="preserve"> = 1 #only 1 cell to have a 0-D system</w:t>
      </w:r>
    </w:p>
    <w:p w14:paraId="0AE1A8DA" w14:textId="62BD554C"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w:t>
      </w:r>
      <w:proofErr w:type="spellStart"/>
      <w:r w:rsidRPr="00EC7010">
        <w:rPr>
          <w:rFonts w:ascii="Consolas" w:hAnsi="Consolas" w:cs="Consolas"/>
          <w:sz w:val="17"/>
          <w:szCs w:val="17"/>
          <w:lang w:val="en-US"/>
        </w:rPr>
        <w:t>np.array</w:t>
      </w:r>
      <w:proofErr w:type="spellEnd"/>
      <w:r w:rsidRPr="00EC7010">
        <w:rPr>
          <w:rFonts w:ascii="Consolas" w:hAnsi="Consolas" w:cs="Consolas"/>
          <w:sz w:val="17"/>
          <w:szCs w:val="17"/>
          <w:lang w:val="en-US"/>
        </w:rPr>
        <w:t>([</w:t>
      </w:r>
      <w:r w:rsidRPr="00EC7010">
        <w:rPr>
          <w:rFonts w:ascii="Consolas" w:hAnsi="Consolas" w:cs="Consolas"/>
          <w:sz w:val="17"/>
          <w:szCs w:val="17"/>
          <w:lang w:val="en-US"/>
        </w:rPr>
        <w:t>‘</w:t>
      </w:r>
      <w:proofErr w:type="spellStart"/>
      <w:r w:rsidRPr="00EC7010">
        <w:rPr>
          <w:rFonts w:ascii="Consolas" w:hAnsi="Consolas" w:cs="Consolas"/>
          <w:sz w:val="17"/>
          <w:szCs w:val="17"/>
          <w:lang w:val="en-US"/>
        </w:rPr>
        <w:t>calcite_mineral.tot</w:t>
      </w:r>
      <w:proofErr w:type="spellEnd"/>
      <w:r w:rsidRPr="00EC7010">
        <w:rPr>
          <w:rFonts w:ascii="Consolas" w:hAnsi="Consolas" w:cs="Consolas"/>
          <w:sz w:val="17"/>
          <w:szCs w:val="17"/>
          <w:lang w:val="en-US"/>
        </w:rPr>
        <w:t xml:space="preserve">’, </w:t>
      </w:r>
      <w:r w:rsidRPr="00EC7010">
        <w:rPr>
          <w:rFonts w:ascii="Consolas" w:hAnsi="Consolas" w:cs="Consolas"/>
          <w:sz w:val="17"/>
          <w:szCs w:val="17"/>
          <w:lang w:val="en-US"/>
        </w:rPr>
        <w:t>‘Ca+2.tot’, ‘CO3-2.tot’,</w:t>
      </w:r>
      <w:r w:rsidR="00930ED7" w:rsidRPr="00EC7010">
        <w:rPr>
          <w:rFonts w:ascii="Consolas" w:hAnsi="Consolas" w:cs="Consolas"/>
          <w:sz w:val="17"/>
          <w:szCs w:val="17"/>
          <w:lang w:val="en-US"/>
        </w:rPr>
        <w:t xml:space="preserve"> ‘</w:t>
      </w:r>
      <w:proofErr w:type="spellStart"/>
      <w:r w:rsidR="00930ED7" w:rsidRPr="00EC7010">
        <w:rPr>
          <w:rFonts w:ascii="Consolas" w:hAnsi="Consolas" w:cs="Consolas"/>
          <w:sz w:val="17"/>
          <w:szCs w:val="17"/>
          <w:lang w:val="en-US"/>
        </w:rPr>
        <w:t>H+.tot</w:t>
      </w:r>
      <w:proofErr w:type="spellEnd"/>
      <w:r w:rsidR="00930ED7" w:rsidRPr="00EC7010">
        <w:rPr>
          <w:rFonts w:ascii="Consolas" w:hAnsi="Consolas" w:cs="Consolas"/>
          <w:sz w:val="17"/>
          <w:szCs w:val="17"/>
          <w:lang w:val="en-US"/>
        </w:rPr>
        <w:t>’,</w:t>
      </w:r>
      <w:r w:rsidRPr="00EC7010">
        <w:rPr>
          <w:rFonts w:ascii="Consolas" w:hAnsi="Consolas" w:cs="Consolas"/>
          <w:sz w:val="17"/>
          <w:szCs w:val="17"/>
          <w:lang w:val="en-US"/>
        </w:rPr>
        <w:t xml:space="preserve"> ‘porosity’, ‘saturation’])</w:t>
      </w:r>
    </w:p>
    <w:p w14:paraId="32B3A731" w14:textId="3B308BF4"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 xml:space="preserve"> = </w:t>
      </w:r>
      <w:proofErr w:type="spellStart"/>
      <w:r w:rsidRPr="00EC7010">
        <w:rPr>
          <w:rFonts w:ascii="Consolas" w:hAnsi="Consolas" w:cs="Consolas"/>
          <w:sz w:val="17"/>
          <w:szCs w:val="17"/>
          <w:lang w:val="en-US"/>
        </w:rPr>
        <w:t>np.array</w:t>
      </w:r>
      <w:proofErr w:type="spellEnd"/>
      <w:r w:rsidRPr="00EC7010">
        <w:rPr>
          <w:rFonts w:ascii="Consolas" w:hAnsi="Consolas" w:cs="Consolas"/>
          <w:sz w:val="17"/>
          <w:szCs w:val="17"/>
          <w:lang w:val="en-US"/>
        </w:rPr>
        <w:t>([‘</w:t>
      </w:r>
      <w:r w:rsidRPr="00EC7010">
        <w:rPr>
          <w:rFonts w:ascii="Consolas" w:hAnsi="Consolas" w:cs="Consolas"/>
          <w:sz w:val="17"/>
          <w:szCs w:val="17"/>
          <w:lang w:val="en-US"/>
        </w:rPr>
        <w:t>pH’</w:t>
      </w:r>
      <w:r w:rsidRPr="00EC7010">
        <w:rPr>
          <w:rFonts w:ascii="Consolas" w:hAnsi="Consolas" w:cs="Consolas"/>
          <w:sz w:val="17"/>
          <w:szCs w:val="17"/>
          <w:lang w:val="en-US"/>
        </w:rPr>
        <w:t>])</w:t>
      </w:r>
    </w:p>
    <w:p w14:paraId="3121D6CC"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7A3A1B56"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roofErr w:type="spellStart"/>
      <w:r w:rsidRPr="00EC7010">
        <w:rPr>
          <w:rFonts w:ascii="Consolas" w:hAnsi="Consolas" w:cs="Consolas"/>
          <w:sz w:val="17"/>
          <w:szCs w:val="17"/>
          <w:lang w:val="en-US"/>
        </w:rPr>
        <w:t>p.initialise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InputFile</w:t>
      </w:r>
      <w:proofErr w:type="spellEnd"/>
      <w:r w:rsidRPr="00EC7010">
        <w:rPr>
          <w:rFonts w:ascii="Consolas" w:hAnsi="Consolas" w:cs="Consolas"/>
          <w:sz w:val="17"/>
          <w:szCs w:val="17"/>
          <w:lang w:val="en-US"/>
        </w:rPr>
        <w:t xml:space="preserve">, </w:t>
      </w:r>
      <w:proofErr w:type="spellStart"/>
      <w:r w:rsidRPr="00EC7010">
        <w:rPr>
          <w:rFonts w:ascii="Consolas" w:hAnsi="Consolas" w:cs="Consolas"/>
          <w:sz w:val="17"/>
          <w:szCs w:val="17"/>
          <w:lang w:val="en-US"/>
        </w:rPr>
        <w:t>NoCells</w:t>
      </w:r>
      <w:proofErr w:type="spellEnd"/>
      <w:r w:rsidRPr="00EC7010">
        <w:rPr>
          <w:rFonts w:ascii="Consolas" w:hAnsi="Consolas" w:cs="Consolas"/>
          <w:sz w:val="17"/>
          <w:szCs w:val="17"/>
          <w:lang w:val="en-US"/>
        </w:rPr>
        <w:t xml:space="preserve">, </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w:t>
      </w:r>
      <w:proofErr w:type="spellStart"/>
      <w:r w:rsidRPr="00EC7010">
        <w:rPr>
          <w:rFonts w:ascii="Consolas" w:hAnsi="Consolas" w:cs="Consolas"/>
          <w:sz w:val="17"/>
          <w:szCs w:val="17"/>
          <w:lang w:val="en-US"/>
        </w:rPr>
        <w:t>OutVars</w:t>
      </w:r>
      <w:proofErr w:type="spellEnd"/>
      <w:r w:rsidRPr="00EC7010">
        <w:rPr>
          <w:rFonts w:ascii="Consolas" w:hAnsi="Consolas" w:cs="Consolas"/>
          <w:sz w:val="17"/>
          <w:szCs w:val="17"/>
          <w:lang w:val="en-US"/>
        </w:rPr>
        <w:t>)</w:t>
      </w:r>
    </w:p>
    <w:p w14:paraId="0DC2BDAC" w14:textId="77777777" w:rsidR="00934D01" w:rsidRPr="00EC7010" w:rsidRDefault="00934D01" w:rsidP="00934D01">
      <w:pPr>
        <w:rPr>
          <w:b/>
          <w:bCs/>
          <w:u w:val="single"/>
        </w:rPr>
      </w:pPr>
      <w:r w:rsidRPr="00EC7010">
        <w:rPr>
          <w:b/>
          <w:bCs/>
          <w:u w:val="single"/>
        </w:rPr>
        <w:t>Step 4: Set the initial conditions.</w:t>
      </w:r>
    </w:p>
    <w:p w14:paraId="02F3261C" w14:textId="77777777" w:rsidR="00934D01" w:rsidRPr="00EC7010" w:rsidRDefault="00934D01" w:rsidP="00934D01">
      <w:r w:rsidRPr="00EC7010">
        <w:t xml:space="preserve">The ‘p’-object now contains an initialized system that is ready to be used. By specifying values for the given input parameters (in </w:t>
      </w:r>
      <w:proofErr w:type="spellStart"/>
      <w:r w:rsidRPr="00EC7010">
        <w:t>InVar</w:t>
      </w:r>
      <w:proofErr w:type="spellEnd"/>
      <w:r w:rsidRPr="00EC7010">
        <w:t xml:space="preserve">), an equilibrium will be calculated. </w:t>
      </w:r>
    </w:p>
    <w:p w14:paraId="4509C39B" w14:textId="77777777" w:rsidR="00934D01" w:rsidRPr="00EC7010" w:rsidRDefault="00934D01" w:rsidP="00934D01">
      <w:pPr>
        <w:pStyle w:val="ListParagraph"/>
        <w:numPr>
          <w:ilvl w:val="0"/>
          <w:numId w:val="48"/>
        </w:numPr>
        <w:rPr>
          <w:sz w:val="20"/>
          <w:szCs w:val="20"/>
        </w:rPr>
      </w:pPr>
      <w:r w:rsidRPr="00EC7010">
        <w:rPr>
          <w:sz w:val="20"/>
          <w:szCs w:val="20"/>
        </w:rPr>
        <w:t xml:space="preserve">First, we create the variable matrix ‘IN’ containing arrays of the same length as </w:t>
      </w:r>
      <w:proofErr w:type="spellStart"/>
      <w:r w:rsidRPr="00EC7010">
        <w:rPr>
          <w:sz w:val="20"/>
          <w:szCs w:val="20"/>
        </w:rPr>
        <w:t>InVars</w:t>
      </w:r>
      <w:proofErr w:type="spellEnd"/>
      <w:r w:rsidRPr="00EC7010">
        <w:rPr>
          <w:sz w:val="20"/>
          <w:szCs w:val="20"/>
        </w:rPr>
        <w:t xml:space="preserve"> (1 value for every parameter must be given).</w:t>
      </w:r>
      <w:del w:id="200" w:author="guido de Zeeuw" w:date="2022-08-21T12:35:00Z">
        <w:r w:rsidRPr="00EC7010" w:rsidDel="00DB4426">
          <w:rPr>
            <w:sz w:val="20"/>
            <w:szCs w:val="20"/>
          </w:rPr>
          <w:delText xml:space="preserve"> </w:delText>
        </w:r>
        <w:commentRangeStart w:id="201"/>
        <w:r w:rsidRPr="00EC7010" w:rsidDel="00DB4426">
          <w:rPr>
            <w:sz w:val="20"/>
            <w:szCs w:val="20"/>
          </w:rPr>
          <w:delText>The length of the IN matrix will be 1, as we consider a 0-D system.</w:delText>
        </w:r>
        <w:commentRangeEnd w:id="201"/>
        <w:r w:rsidRPr="00EC7010" w:rsidDel="00DB4426">
          <w:rPr>
            <w:rStyle w:val="CommentReference"/>
            <w:lang w:val="en-GB"/>
          </w:rPr>
          <w:commentReference w:id="201"/>
        </w:r>
      </w:del>
    </w:p>
    <w:p w14:paraId="22A1FD6F" w14:textId="77777777" w:rsidR="00934D01" w:rsidRPr="00EC7010" w:rsidRDefault="00934D01" w:rsidP="00934D01">
      <w:pPr>
        <w:pStyle w:val="ListParagraph"/>
        <w:numPr>
          <w:ilvl w:val="0"/>
          <w:numId w:val="48"/>
        </w:numPr>
        <w:rPr>
          <w:sz w:val="20"/>
          <w:szCs w:val="20"/>
        </w:rPr>
      </w:pPr>
      <w:r w:rsidRPr="00EC7010">
        <w:rPr>
          <w:sz w:val="20"/>
          <w:szCs w:val="20"/>
        </w:rPr>
        <w:t xml:space="preserve">Using the </w:t>
      </w:r>
      <w:proofErr w:type="spellStart"/>
      <w:r w:rsidRPr="00EC7010">
        <w:rPr>
          <w:rFonts w:ascii="Consolas" w:hAnsi="Consolas" w:cs="Consolas"/>
          <w:sz w:val="15"/>
          <w:szCs w:val="15"/>
        </w:rPr>
        <w:t>np.where</w:t>
      </w:r>
      <w:proofErr w:type="spellEnd"/>
      <w:r w:rsidRPr="00EC7010">
        <w:rPr>
          <w:rFonts w:ascii="Consolas" w:hAnsi="Consolas" w:cs="Consolas"/>
          <w:sz w:val="15"/>
          <w:szCs w:val="15"/>
        </w:rPr>
        <w:t xml:space="preserve"> </w:t>
      </w:r>
      <w:r w:rsidRPr="00EC7010">
        <w:rPr>
          <w:sz w:val="20"/>
          <w:szCs w:val="20"/>
        </w:rPr>
        <w:t>function, we can change the value in IN at the position corresponding to that parameter.</w:t>
      </w:r>
    </w:p>
    <w:p w14:paraId="03CCBD56" w14:textId="52723C4F" w:rsidR="00930ED7" w:rsidRPr="00EC7010" w:rsidRDefault="00C60A8D" w:rsidP="00930ED7">
      <w:pPr>
        <w:pStyle w:val="ListParagraph"/>
        <w:numPr>
          <w:ilvl w:val="0"/>
          <w:numId w:val="48"/>
        </w:numPr>
        <w:rPr>
          <w:sz w:val="20"/>
          <w:szCs w:val="20"/>
        </w:rPr>
      </w:pPr>
      <w:r>
        <w:rPr>
          <w:sz w:val="20"/>
          <w:szCs w:val="20"/>
        </w:rPr>
        <w:t>W</w:t>
      </w:r>
      <w:r w:rsidR="00934D01" w:rsidRPr="00EC7010">
        <w:rPr>
          <w:sz w:val="20"/>
          <w:szCs w:val="20"/>
        </w:rPr>
        <w:t xml:space="preserve">e will assume that the system is fully saturated, with a porosity of 1. The bulk composition is set to 0.5 </w:t>
      </w:r>
      <m:oMath>
        <m:f>
          <m:fPr>
            <m:ctrlPr>
              <w:rPr>
                <w:rFonts w:ascii="Cambria Math" w:hAnsi="Cambria Math"/>
                <w:i/>
                <w:sz w:val="20"/>
                <w:szCs w:val="20"/>
              </w:rPr>
            </m:ctrlPr>
          </m:fPr>
          <m:num>
            <m:r>
              <w:rPr>
                <w:rFonts w:ascii="Cambria Math" w:hAnsi="Cambria Math"/>
                <w:sz w:val="20"/>
                <w:szCs w:val="20"/>
              </w:rPr>
              <m:t>mol</m:t>
            </m:r>
          </m:num>
          <m:den>
            <m:r>
              <w:rPr>
                <w:rFonts w:ascii="Cambria Math" w:hAnsi="Cambria Math"/>
                <w:sz w:val="20"/>
                <w:szCs w:val="20"/>
              </w:rPr>
              <m:t>L</m:t>
            </m:r>
          </m:den>
        </m:f>
      </m:oMath>
      <w:r w:rsidR="00934D01" w:rsidRPr="00EC7010">
        <w:rPr>
          <w:sz w:val="20"/>
          <w:szCs w:val="20"/>
        </w:rPr>
        <w:t xml:space="preserve"> </w:t>
      </w:r>
      <m:oMath>
        <m:r>
          <w:rPr>
            <w:rFonts w:ascii="Cambria Math" w:hAnsi="Cambria Math"/>
            <w:sz w:val="20"/>
            <w:szCs w:val="20"/>
          </w:rPr>
          <m:t>C</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oMath>
      <w:r w:rsidR="00934D01" w:rsidRPr="00EC7010">
        <w:rPr>
          <w:rFonts w:eastAsiaTheme="minorEastAsia"/>
          <w:sz w:val="20"/>
          <w:szCs w:val="20"/>
        </w:rPr>
        <w:t xml:space="preserve"> and 0.5 </w:t>
      </w:r>
      <m:oMath>
        <m:f>
          <m:fPr>
            <m:ctrlPr>
              <w:rPr>
                <w:rFonts w:ascii="Cambria Math" w:eastAsiaTheme="minorEastAsia" w:hAnsi="Cambria Math"/>
                <w:i/>
                <w:sz w:val="20"/>
                <w:szCs w:val="20"/>
              </w:rPr>
            </m:ctrlPr>
          </m:fPr>
          <m:num>
            <m:r>
              <w:rPr>
                <w:rFonts w:ascii="Cambria Math" w:eastAsiaTheme="minorEastAsia" w:hAnsi="Cambria Math"/>
                <w:sz w:val="20"/>
                <w:szCs w:val="20"/>
              </w:rPr>
              <m:t>mol</m:t>
            </m:r>
          </m:num>
          <m:den>
            <m:r>
              <w:rPr>
                <w:rFonts w:ascii="Cambria Math" w:eastAsiaTheme="minorEastAsia" w:hAnsi="Cambria Math"/>
                <w:sz w:val="20"/>
                <w:szCs w:val="20"/>
              </w:rPr>
              <m:t>L</m:t>
            </m:r>
          </m:den>
        </m:f>
      </m:oMath>
      <w:r w:rsidR="00934D01" w:rsidRPr="00EC7010">
        <w:rPr>
          <w:rFonts w:eastAsiaTheme="minorEastAsia"/>
          <w:sz w:val="20"/>
          <w:szCs w:val="20"/>
        </w:rPr>
        <w:t xml:space="preserve"> </w:t>
      </w:r>
      <m:oMath>
        <m:r>
          <w:rPr>
            <w:rFonts w:ascii="Cambria Math" w:eastAsiaTheme="minorEastAsia" w:hAnsi="Cambria Math"/>
            <w:sz w:val="20"/>
            <w:szCs w:val="20"/>
          </w:rPr>
          <m:t>C</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O</m:t>
            </m:r>
          </m:e>
          <m:sub>
            <m:r>
              <w:rPr>
                <w:rFonts w:ascii="Cambria Math" w:eastAsiaTheme="minorEastAsia" w:hAnsi="Cambria Math"/>
                <w:sz w:val="20"/>
                <w:szCs w:val="20"/>
              </w:rPr>
              <m:t>3</m:t>
            </m:r>
          </m:sub>
          <m:sup>
            <m:r>
              <w:rPr>
                <w:rFonts w:ascii="Cambria Math" w:eastAsiaTheme="minorEastAsia" w:hAnsi="Cambria Math"/>
                <w:sz w:val="20"/>
                <w:szCs w:val="20"/>
              </w:rPr>
              <m:t>-2</m:t>
            </m:r>
          </m:sup>
        </m:sSubSup>
      </m:oMath>
      <w:r w:rsidR="00934D01" w:rsidRPr="00EC7010">
        <w:rPr>
          <w:rFonts w:eastAsiaTheme="minorEastAsia"/>
          <w:sz w:val="20"/>
          <w:szCs w:val="20"/>
        </w:rPr>
        <w:t>.</w:t>
      </w:r>
      <w:r w:rsidR="00930ED7" w:rsidRPr="00EC7010">
        <w:rPr>
          <w:rFonts w:eastAsiaTheme="minorEastAsia"/>
          <w:sz w:val="20"/>
          <w:szCs w:val="20"/>
        </w:rPr>
        <w:t xml:space="preserve"> Also include </w:t>
      </w:r>
      <m:oMath>
        <m:sSup>
          <m:sSupPr>
            <m:ctrlPr>
              <w:rPr>
                <w:rFonts w:ascii="Cambria Math" w:eastAsiaTheme="minorEastAsia" w:hAnsi="Cambria Math"/>
                <w:i/>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m:t>
            </m:r>
          </m:sup>
        </m:sSup>
      </m:oMath>
      <w:r w:rsidR="00930ED7" w:rsidRPr="00EC7010">
        <w:rPr>
          <w:rFonts w:eastAsiaTheme="minorEastAsia"/>
          <w:sz w:val="20"/>
          <w:szCs w:val="20"/>
        </w:rPr>
        <w:t>, give it a total of 0.</w:t>
      </w:r>
      <w:r w:rsidR="00D5494C" w:rsidRPr="00EC7010">
        <w:rPr>
          <w:rFonts w:eastAsiaTheme="minorEastAsia"/>
          <w:sz w:val="20"/>
          <w:szCs w:val="20"/>
        </w:rPr>
        <w:t>1</w:t>
      </w:r>
      <w:r w:rsidR="00930ED7" w:rsidRPr="00EC7010">
        <w:rPr>
          <w:rFonts w:eastAsiaTheme="minorEastAsia"/>
          <w:sz w:val="20"/>
          <w:szCs w:val="20"/>
        </w:rPr>
        <w:t xml:space="preserve"> </w:t>
      </w:r>
      <m:oMath>
        <m:f>
          <m:fPr>
            <m:ctrlPr>
              <w:rPr>
                <w:rFonts w:ascii="Cambria Math" w:eastAsiaTheme="minorEastAsia" w:hAnsi="Cambria Math"/>
                <w:i/>
                <w:sz w:val="20"/>
                <w:szCs w:val="20"/>
              </w:rPr>
            </m:ctrlPr>
          </m:fPr>
          <m:num>
            <m:r>
              <w:rPr>
                <w:rFonts w:ascii="Cambria Math" w:eastAsiaTheme="minorEastAsia" w:hAnsi="Cambria Math"/>
                <w:sz w:val="20"/>
                <w:szCs w:val="20"/>
              </w:rPr>
              <m:t>mol</m:t>
            </m:r>
          </m:num>
          <m:den>
            <m:r>
              <w:rPr>
                <w:rFonts w:ascii="Cambria Math" w:eastAsiaTheme="minorEastAsia" w:hAnsi="Cambria Math"/>
                <w:sz w:val="20"/>
                <w:szCs w:val="20"/>
              </w:rPr>
              <m:t>L</m:t>
            </m:r>
          </m:den>
        </m:f>
      </m:oMath>
      <w:r w:rsidR="00930ED7" w:rsidRPr="00EC7010">
        <w:rPr>
          <w:rFonts w:eastAsiaTheme="minorEastAsia"/>
          <w:sz w:val="20"/>
          <w:szCs w:val="20"/>
        </w:rPr>
        <w:t>.</w:t>
      </w:r>
    </w:p>
    <w:p w14:paraId="5F7AA154"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IN = </w:t>
      </w:r>
      <w:proofErr w:type="spellStart"/>
      <w:r w:rsidRPr="00EC7010">
        <w:rPr>
          <w:rFonts w:ascii="Consolas" w:hAnsi="Consolas" w:cs="Consolas"/>
          <w:sz w:val="17"/>
          <w:szCs w:val="17"/>
          <w:lang w:val="en-US"/>
        </w:rPr>
        <w:t>np.array</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np.ones_like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astype</w:t>
      </w:r>
      <w:proofErr w:type="spellEnd"/>
      <w:r w:rsidRPr="00EC7010">
        <w:rPr>
          <w:rFonts w:ascii="Consolas" w:hAnsi="Consolas" w:cs="Consolas"/>
          <w:sz w:val="17"/>
          <w:szCs w:val="17"/>
          <w:lang w:val="en-US"/>
        </w:rPr>
        <w:t>(float)</w:t>
      </w:r>
    </w:p>
    <w:p w14:paraId="7E8BF13F"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59B30701"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‘porosity’)] = 1</w:t>
      </w:r>
    </w:p>
    <w:p w14:paraId="44209ACA"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‘saturation</w:t>
      </w:r>
      <w:ins w:id="202" w:author="guido de Zeeuw" w:date="2022-08-21T12:40:00Z">
        <w:r w:rsidRPr="00EC7010">
          <w:rPr>
            <w:rFonts w:ascii="Consolas" w:hAnsi="Consolas" w:cs="Consolas"/>
            <w:sz w:val="17"/>
            <w:szCs w:val="17"/>
            <w:lang w:val="en-US"/>
          </w:rPr>
          <w:t>’</w:t>
        </w:r>
      </w:ins>
      <w:r w:rsidRPr="00EC7010">
        <w:rPr>
          <w:rFonts w:ascii="Consolas" w:hAnsi="Consolas" w:cs="Consolas"/>
          <w:sz w:val="17"/>
          <w:szCs w:val="17"/>
          <w:lang w:val="en-US"/>
        </w:rPr>
        <w:t>)] = 1</w:t>
      </w:r>
    </w:p>
    <w:p w14:paraId="31DF00AA" w14:textId="77777777"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‘Ca+2.tot</w:t>
      </w:r>
      <w:ins w:id="203" w:author="guido de Zeeuw" w:date="2022-08-21T12:40:00Z">
        <w:r w:rsidRPr="00EC7010">
          <w:rPr>
            <w:rFonts w:ascii="Consolas" w:hAnsi="Consolas" w:cs="Consolas"/>
            <w:sz w:val="17"/>
            <w:szCs w:val="17"/>
            <w:lang w:val="en-US"/>
          </w:rPr>
          <w:t>’</w:t>
        </w:r>
      </w:ins>
      <w:r w:rsidRPr="00EC7010">
        <w:rPr>
          <w:rFonts w:ascii="Consolas" w:hAnsi="Consolas" w:cs="Consolas"/>
          <w:sz w:val="17"/>
          <w:szCs w:val="17"/>
          <w:lang w:val="en-US"/>
        </w:rPr>
        <w:t>)] = 0.5</w:t>
      </w:r>
    </w:p>
    <w:p w14:paraId="532945F6" w14:textId="394C4D5E" w:rsidR="00934D01" w:rsidRPr="00EC7010" w:rsidRDefault="00934D01"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‘CO3-2.tot</w:t>
      </w:r>
      <w:ins w:id="204" w:author="guido de Zeeuw" w:date="2022-08-21T12:40:00Z">
        <w:r w:rsidRPr="00EC7010">
          <w:rPr>
            <w:rFonts w:ascii="Consolas" w:hAnsi="Consolas" w:cs="Consolas"/>
            <w:sz w:val="17"/>
            <w:szCs w:val="17"/>
            <w:lang w:val="en-US"/>
          </w:rPr>
          <w:t>’</w:t>
        </w:r>
      </w:ins>
      <w:r w:rsidRPr="00EC7010">
        <w:rPr>
          <w:rFonts w:ascii="Consolas" w:hAnsi="Consolas" w:cs="Consolas"/>
          <w:sz w:val="17"/>
          <w:szCs w:val="17"/>
          <w:lang w:val="en-US"/>
        </w:rPr>
        <w:t>)] = 0.5</w:t>
      </w:r>
    </w:p>
    <w:p w14:paraId="3F40EE15" w14:textId="0BAEF197" w:rsidR="00930ED7" w:rsidRPr="00EC7010" w:rsidRDefault="00930ED7" w:rsidP="00934D01">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w:t>
      </w:r>
      <w:proofErr w:type="spellStart"/>
      <w:r w:rsidRPr="00EC7010">
        <w:rPr>
          <w:rFonts w:ascii="Consolas" w:hAnsi="Consolas" w:cs="Consolas"/>
          <w:sz w:val="17"/>
          <w:szCs w:val="17"/>
          <w:lang w:val="en-US"/>
        </w:rPr>
        <w:t>H+</w:t>
      </w:r>
      <w:r w:rsidRPr="00EC7010">
        <w:rPr>
          <w:rFonts w:ascii="Consolas" w:hAnsi="Consolas" w:cs="Consolas"/>
          <w:sz w:val="17"/>
          <w:szCs w:val="17"/>
          <w:lang w:val="en-US"/>
        </w:rPr>
        <w:t>.tot</w:t>
      </w:r>
      <w:proofErr w:type="spellEnd"/>
      <w:ins w:id="205" w:author="guido de Zeeuw" w:date="2022-08-21T12:40:00Z">
        <w:r w:rsidRPr="00EC7010">
          <w:rPr>
            <w:rFonts w:ascii="Consolas" w:hAnsi="Consolas" w:cs="Consolas"/>
            <w:sz w:val="17"/>
            <w:szCs w:val="17"/>
            <w:lang w:val="en-US"/>
          </w:rPr>
          <w:t>’</w:t>
        </w:r>
      </w:ins>
      <w:r w:rsidRPr="00EC7010">
        <w:rPr>
          <w:rFonts w:ascii="Consolas" w:hAnsi="Consolas" w:cs="Consolas"/>
          <w:sz w:val="17"/>
          <w:szCs w:val="17"/>
          <w:lang w:val="en-US"/>
        </w:rPr>
        <w:t>)] = 0.</w:t>
      </w:r>
      <w:r w:rsidRPr="00EC7010">
        <w:rPr>
          <w:rFonts w:ascii="Consolas" w:hAnsi="Consolas" w:cs="Consolas"/>
          <w:sz w:val="17"/>
          <w:szCs w:val="17"/>
          <w:lang w:val="en-US"/>
        </w:rPr>
        <w:t>9</w:t>
      </w:r>
    </w:p>
    <w:p w14:paraId="022416AD" w14:textId="77777777" w:rsidR="006E49CC" w:rsidRPr="00EC7010" w:rsidRDefault="006E49CC" w:rsidP="007A0B22">
      <w:pPr>
        <w:rPr>
          <w:lang w:eastAsia="en-GB"/>
        </w:rPr>
      </w:pPr>
    </w:p>
    <w:p w14:paraId="3FFC3DFE" w14:textId="764664AF" w:rsidR="00F155FC" w:rsidRPr="00EC7010" w:rsidRDefault="00F155FC" w:rsidP="00F155FC">
      <w:pPr>
        <w:rPr>
          <w:b/>
          <w:bCs/>
          <w:u w:val="single"/>
          <w:lang w:val="en-US" w:eastAsia="en-GB"/>
        </w:rPr>
      </w:pPr>
      <w:r w:rsidRPr="00EC7010">
        <w:rPr>
          <w:b/>
          <w:bCs/>
          <w:u w:val="single"/>
          <w:lang w:val="en-US" w:eastAsia="en-GB"/>
        </w:rPr>
        <w:t xml:space="preserve">Step 5: change </w:t>
      </w:r>
      <w:proofErr w:type="spellStart"/>
      <w:r w:rsidRPr="00EC7010">
        <w:rPr>
          <w:b/>
          <w:bCs/>
          <w:u w:val="single"/>
          <w:lang w:val="en-US" w:eastAsia="en-GB"/>
        </w:rPr>
        <w:t>calcite_mineral</w:t>
      </w:r>
      <w:proofErr w:type="spellEnd"/>
      <w:r w:rsidRPr="00EC7010">
        <w:rPr>
          <w:b/>
          <w:bCs/>
          <w:u w:val="single"/>
          <w:lang w:val="en-US" w:eastAsia="en-GB"/>
        </w:rPr>
        <w:t xml:space="preserve"> and get equilibrium</w:t>
      </w:r>
    </w:p>
    <w:p w14:paraId="4AE31822" w14:textId="33355E4E" w:rsidR="00F155FC" w:rsidRPr="00EC7010" w:rsidRDefault="00F155FC" w:rsidP="00F155FC">
      <w:pPr>
        <w:rPr>
          <w:lang w:val="en-US" w:eastAsia="en-GB"/>
        </w:rPr>
      </w:pPr>
      <w:r w:rsidRPr="00EC7010">
        <w:rPr>
          <w:lang w:val="en-US" w:eastAsia="en-GB"/>
        </w:rPr>
        <w:t xml:space="preserve">The total amount of </w:t>
      </w:r>
      <w:proofErr w:type="spellStart"/>
      <w:r w:rsidRPr="00EC7010">
        <w:rPr>
          <w:lang w:val="en-US" w:eastAsia="en-GB"/>
        </w:rPr>
        <w:t>calcite_mineral</w:t>
      </w:r>
      <w:proofErr w:type="spellEnd"/>
      <w:r w:rsidRPr="00EC7010">
        <w:rPr>
          <w:lang w:val="en-US" w:eastAsia="en-GB"/>
        </w:rPr>
        <w:t xml:space="preserve"> is iteratively lowered from 0.5 to 0.0 mol/L</w:t>
      </w:r>
      <w:r w:rsidRPr="00EC7010">
        <w:rPr>
          <w:lang w:val="en-US" w:eastAsia="en-GB"/>
        </w:rPr>
        <w:t xml:space="preserve"> </w:t>
      </w:r>
      <w:r w:rsidRPr="00EC7010">
        <w:rPr>
          <w:lang w:val="en-US" w:eastAsia="en-GB"/>
        </w:rPr>
        <w:t xml:space="preserve">with a </w:t>
      </w:r>
      <w:proofErr w:type="spellStart"/>
      <w:r w:rsidRPr="00EC7010">
        <w:rPr>
          <w:lang w:val="en-US" w:eastAsia="en-GB"/>
        </w:rPr>
        <w:t>stepsize</w:t>
      </w:r>
      <w:proofErr w:type="spellEnd"/>
      <w:r w:rsidRPr="00EC7010">
        <w:rPr>
          <w:lang w:val="en-US" w:eastAsia="en-GB"/>
        </w:rPr>
        <w:t xml:space="preserve"> of 0.001</w:t>
      </w:r>
      <w:r w:rsidRPr="00EC7010">
        <w:rPr>
          <w:lang w:val="en-US" w:eastAsia="en-GB"/>
        </w:rPr>
        <w:t>. For every new ‘configuration’, system equilibrium is calculated using ‘</w:t>
      </w:r>
      <w:proofErr w:type="spellStart"/>
      <w:r w:rsidRPr="00EC7010">
        <w:rPr>
          <w:lang w:val="en-US" w:eastAsia="en-GB"/>
        </w:rPr>
        <w:t>set_and_calculate</w:t>
      </w:r>
      <w:proofErr w:type="spellEnd"/>
      <w:r w:rsidRPr="00EC7010">
        <w:rPr>
          <w:lang w:val="en-US" w:eastAsia="en-GB"/>
        </w:rPr>
        <w:t xml:space="preserve">’. When ORCHESTRA calculates equilibrium, it returns a matrix with values for the parameters listed in </w:t>
      </w:r>
      <w:proofErr w:type="spellStart"/>
      <w:r w:rsidRPr="00EC7010">
        <w:rPr>
          <w:lang w:val="en-US" w:eastAsia="en-GB"/>
        </w:rPr>
        <w:t>OutVars</w:t>
      </w:r>
      <w:proofErr w:type="spellEnd"/>
      <w:r w:rsidRPr="00EC7010">
        <w:rPr>
          <w:lang w:val="en-US" w:eastAsia="en-GB"/>
        </w:rPr>
        <w:t>.</w:t>
      </w:r>
    </w:p>
    <w:p w14:paraId="0521A88C" w14:textId="1A66817C" w:rsidR="00F155FC" w:rsidRPr="00EC7010" w:rsidRDefault="00F155FC" w:rsidP="00F155FC">
      <w:pPr>
        <w:pStyle w:val="ListParagraph"/>
        <w:numPr>
          <w:ilvl w:val="0"/>
          <w:numId w:val="49"/>
        </w:numPr>
        <w:rPr>
          <w:sz w:val="20"/>
          <w:szCs w:val="20"/>
          <w:lang w:eastAsia="en-GB"/>
        </w:rPr>
      </w:pPr>
      <w:r w:rsidRPr="00EC7010">
        <w:rPr>
          <w:sz w:val="20"/>
          <w:szCs w:val="20"/>
          <w:lang w:eastAsia="en-GB"/>
        </w:rPr>
        <w:t xml:space="preserve">Define range for </w:t>
      </w:r>
      <w:proofErr w:type="spellStart"/>
      <w:r w:rsidRPr="00EC7010">
        <w:rPr>
          <w:sz w:val="20"/>
          <w:szCs w:val="20"/>
          <w:lang w:eastAsia="en-GB"/>
        </w:rPr>
        <w:t>calcite_mineral</w:t>
      </w:r>
      <w:proofErr w:type="spellEnd"/>
      <w:r w:rsidRPr="00EC7010">
        <w:rPr>
          <w:sz w:val="20"/>
          <w:szCs w:val="20"/>
          <w:lang w:eastAsia="en-GB"/>
        </w:rPr>
        <w:t xml:space="preserve"> (here, using </w:t>
      </w:r>
      <w:proofErr w:type="spellStart"/>
      <w:r w:rsidRPr="00EC7010">
        <w:rPr>
          <w:rFonts w:ascii="Consolas" w:hAnsi="Consolas" w:cs="Consolas"/>
          <w:sz w:val="15"/>
          <w:szCs w:val="15"/>
        </w:rPr>
        <w:t>np.arange</w:t>
      </w:r>
      <w:proofErr w:type="spellEnd"/>
      <w:r w:rsidRPr="00EC7010">
        <w:rPr>
          <w:sz w:val="20"/>
          <w:szCs w:val="20"/>
          <w:lang w:eastAsia="en-GB"/>
        </w:rPr>
        <w:t>).</w:t>
      </w:r>
    </w:p>
    <w:p w14:paraId="774BAE51" w14:textId="766F0D2C" w:rsidR="00F155FC" w:rsidRPr="00EC7010" w:rsidRDefault="00F155FC" w:rsidP="00F155FC">
      <w:pPr>
        <w:pStyle w:val="ListParagraph"/>
        <w:numPr>
          <w:ilvl w:val="0"/>
          <w:numId w:val="49"/>
        </w:numPr>
        <w:rPr>
          <w:sz w:val="20"/>
          <w:szCs w:val="20"/>
          <w:lang w:eastAsia="en-GB"/>
        </w:rPr>
      </w:pPr>
      <w:r w:rsidRPr="00EC7010">
        <w:rPr>
          <w:sz w:val="20"/>
          <w:szCs w:val="20"/>
          <w:lang w:eastAsia="en-GB"/>
        </w:rPr>
        <w:t xml:space="preserve">Do a simple for loop, iterating over the different </w:t>
      </w:r>
      <w:r w:rsidRPr="00EC7010">
        <w:rPr>
          <w:sz w:val="20"/>
          <w:szCs w:val="20"/>
          <w:lang w:eastAsia="en-GB"/>
        </w:rPr>
        <w:t xml:space="preserve">amounts of </w:t>
      </w:r>
      <w:proofErr w:type="spellStart"/>
      <w:r w:rsidRPr="00EC7010">
        <w:rPr>
          <w:sz w:val="20"/>
          <w:szCs w:val="20"/>
          <w:lang w:eastAsia="en-GB"/>
        </w:rPr>
        <w:t>calcite_mineral</w:t>
      </w:r>
      <w:proofErr w:type="spellEnd"/>
      <w:r w:rsidRPr="00EC7010">
        <w:rPr>
          <w:sz w:val="20"/>
          <w:szCs w:val="20"/>
          <w:lang w:eastAsia="en-GB"/>
        </w:rPr>
        <w:t>.</w:t>
      </w:r>
    </w:p>
    <w:p w14:paraId="2D6B40C1" w14:textId="5F152B30" w:rsidR="00F155FC" w:rsidRPr="00EC7010" w:rsidRDefault="00F155FC" w:rsidP="00F155FC">
      <w:pPr>
        <w:pStyle w:val="ListParagraph"/>
        <w:numPr>
          <w:ilvl w:val="0"/>
          <w:numId w:val="49"/>
        </w:numPr>
        <w:rPr>
          <w:sz w:val="20"/>
          <w:szCs w:val="20"/>
          <w:lang w:eastAsia="en-GB"/>
        </w:rPr>
      </w:pPr>
      <w:r w:rsidRPr="00EC7010">
        <w:rPr>
          <w:sz w:val="20"/>
          <w:szCs w:val="20"/>
          <w:lang w:eastAsia="en-GB"/>
        </w:rPr>
        <w:t>Assign the new</w:t>
      </w:r>
      <w:r w:rsidRPr="00EC7010">
        <w:rPr>
          <w:sz w:val="20"/>
          <w:szCs w:val="20"/>
          <w:lang w:eastAsia="en-GB"/>
        </w:rPr>
        <w:t xml:space="preserve"> </w:t>
      </w:r>
      <w:proofErr w:type="spellStart"/>
      <w:r w:rsidRPr="00EC7010">
        <w:rPr>
          <w:sz w:val="20"/>
          <w:szCs w:val="20"/>
          <w:lang w:eastAsia="en-GB"/>
        </w:rPr>
        <w:t>calcite_mineral</w:t>
      </w:r>
      <w:proofErr w:type="spellEnd"/>
      <w:r w:rsidRPr="00EC7010">
        <w:rPr>
          <w:sz w:val="20"/>
          <w:szCs w:val="20"/>
          <w:lang w:eastAsia="en-GB"/>
        </w:rPr>
        <w:t xml:space="preserve">-value to the correct position in </w:t>
      </w:r>
      <w:proofErr w:type="spellStart"/>
      <w:r w:rsidRPr="00EC7010">
        <w:rPr>
          <w:sz w:val="20"/>
          <w:szCs w:val="20"/>
          <w:lang w:eastAsia="en-GB"/>
        </w:rPr>
        <w:t>InVars</w:t>
      </w:r>
      <w:proofErr w:type="spellEnd"/>
      <w:r w:rsidRPr="00EC7010">
        <w:rPr>
          <w:sz w:val="20"/>
          <w:szCs w:val="20"/>
          <w:lang w:eastAsia="en-GB"/>
        </w:rPr>
        <w:t>.</w:t>
      </w:r>
    </w:p>
    <w:p w14:paraId="069FF22D" w14:textId="77777777" w:rsidR="00F155FC" w:rsidRPr="00EC7010" w:rsidRDefault="00F155FC" w:rsidP="00F155FC">
      <w:pPr>
        <w:pStyle w:val="ListParagraph"/>
        <w:numPr>
          <w:ilvl w:val="0"/>
          <w:numId w:val="49"/>
        </w:numPr>
        <w:rPr>
          <w:sz w:val="20"/>
          <w:szCs w:val="20"/>
          <w:lang w:eastAsia="en-GB"/>
        </w:rPr>
      </w:pPr>
      <w:r w:rsidRPr="00EC7010">
        <w:rPr>
          <w:sz w:val="20"/>
          <w:szCs w:val="20"/>
          <w:lang w:eastAsia="en-GB"/>
        </w:rPr>
        <w:t xml:space="preserve">Calculate equilibrium with </w:t>
      </w:r>
      <w:proofErr w:type="spellStart"/>
      <w:r w:rsidRPr="00EC7010">
        <w:rPr>
          <w:sz w:val="20"/>
          <w:szCs w:val="20"/>
          <w:lang w:eastAsia="en-GB"/>
        </w:rPr>
        <w:t>p.set_and_calculate</w:t>
      </w:r>
      <w:proofErr w:type="spellEnd"/>
      <w:r w:rsidRPr="00EC7010">
        <w:rPr>
          <w:sz w:val="20"/>
          <w:szCs w:val="20"/>
          <w:lang w:eastAsia="en-GB"/>
        </w:rPr>
        <w:t>(IN)</w:t>
      </w:r>
    </w:p>
    <w:p w14:paraId="411A5574" w14:textId="4A26CB9F" w:rsidR="00F155FC" w:rsidRPr="00EC7010" w:rsidRDefault="00F155FC" w:rsidP="00F155FC">
      <w:pPr>
        <w:pStyle w:val="ListParagraph"/>
        <w:numPr>
          <w:ilvl w:val="0"/>
          <w:numId w:val="49"/>
        </w:numPr>
        <w:rPr>
          <w:sz w:val="20"/>
          <w:szCs w:val="20"/>
          <w:lang w:eastAsia="en-GB"/>
        </w:rPr>
      </w:pPr>
      <w:r w:rsidRPr="00EC7010">
        <w:rPr>
          <w:sz w:val="20"/>
          <w:szCs w:val="20"/>
          <w:lang w:eastAsia="en-GB"/>
        </w:rPr>
        <w:t>Assign output values to the correct lists.</w:t>
      </w:r>
    </w:p>
    <w:p w14:paraId="54D0CBAD" w14:textId="692281CA" w:rsidR="00930ED7" w:rsidRPr="00EC7010" w:rsidRDefault="00930ED7" w:rsidP="00F155FC">
      <w:pPr>
        <w:rPr>
          <w:szCs w:val="20"/>
          <w:lang w:eastAsia="en-GB"/>
        </w:rPr>
      </w:pPr>
    </w:p>
    <w:p w14:paraId="70782C35" w14:textId="662F230F"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#define output lists</w:t>
      </w:r>
    </w:p>
    <w:p w14:paraId="3960E68B" w14:textId="57328CA9"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pH = []</w:t>
      </w:r>
    </w:p>
    <w:p w14:paraId="494B05C9" w14:textId="5E29DA6B"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p>
    <w:p w14:paraId="06AD1204" w14:textId="50CA4814"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#loop over different amounts of calcite</w:t>
      </w:r>
    </w:p>
    <w:p w14:paraId="7B3C06F2" w14:textId="580560E9"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 xml:space="preserve">for calcite in </w:t>
      </w:r>
      <w:proofErr w:type="spellStart"/>
      <w:r w:rsidRPr="00EC7010">
        <w:rPr>
          <w:rFonts w:ascii="Consolas" w:hAnsi="Consolas" w:cs="Consolas"/>
          <w:sz w:val="17"/>
          <w:szCs w:val="17"/>
          <w:lang w:val="en-US"/>
        </w:rPr>
        <w:t>calcite_list</w:t>
      </w:r>
      <w:proofErr w:type="spellEnd"/>
      <w:r w:rsidRPr="00EC7010">
        <w:rPr>
          <w:rFonts w:ascii="Consolas" w:hAnsi="Consolas" w:cs="Consolas"/>
          <w:sz w:val="17"/>
          <w:szCs w:val="17"/>
          <w:lang w:val="en-US"/>
        </w:rPr>
        <w:t>:</w:t>
      </w:r>
    </w:p>
    <w:p w14:paraId="6163A468" w14:textId="6C55F5FB"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ab/>
        <w:t>#change amount of calcite</w:t>
      </w:r>
    </w:p>
    <w:p w14:paraId="38CA83CA" w14:textId="54C17006"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lastRenderedPageBreak/>
        <w:tab/>
        <w:t>IN[0][</w:t>
      </w:r>
      <w:proofErr w:type="spellStart"/>
      <w:r w:rsidRPr="00EC7010">
        <w:rPr>
          <w:rFonts w:ascii="Consolas" w:hAnsi="Consolas" w:cs="Consolas"/>
          <w:sz w:val="17"/>
          <w:szCs w:val="17"/>
          <w:lang w:val="en-US"/>
        </w:rPr>
        <w:t>np.where</w:t>
      </w:r>
      <w:proofErr w:type="spellEnd"/>
      <w:r w:rsidRPr="00EC7010">
        <w:rPr>
          <w:rFonts w:ascii="Consolas" w:hAnsi="Consolas" w:cs="Consolas"/>
          <w:sz w:val="17"/>
          <w:szCs w:val="17"/>
          <w:lang w:val="en-US"/>
        </w:rPr>
        <w:t>(</w:t>
      </w:r>
      <w:proofErr w:type="spellStart"/>
      <w:r w:rsidRPr="00EC7010">
        <w:rPr>
          <w:rFonts w:ascii="Consolas" w:hAnsi="Consolas" w:cs="Consolas"/>
          <w:sz w:val="17"/>
          <w:szCs w:val="17"/>
          <w:lang w:val="en-US"/>
        </w:rPr>
        <w:t>InVars</w:t>
      </w:r>
      <w:proofErr w:type="spellEnd"/>
      <w:r w:rsidRPr="00EC7010">
        <w:rPr>
          <w:rFonts w:ascii="Consolas" w:hAnsi="Consolas" w:cs="Consolas"/>
          <w:sz w:val="17"/>
          <w:szCs w:val="17"/>
          <w:lang w:val="en-US"/>
        </w:rPr>
        <w:t xml:space="preserve"> == ‘</w:t>
      </w:r>
      <w:proofErr w:type="spellStart"/>
      <w:r w:rsidRPr="00EC7010">
        <w:rPr>
          <w:rFonts w:ascii="Consolas" w:hAnsi="Consolas" w:cs="Consolas"/>
          <w:sz w:val="17"/>
          <w:szCs w:val="17"/>
          <w:lang w:val="en-US"/>
        </w:rPr>
        <w:t>calcite_mineral.tot</w:t>
      </w:r>
      <w:proofErr w:type="spellEnd"/>
      <w:r w:rsidRPr="00EC7010">
        <w:rPr>
          <w:rFonts w:ascii="Consolas" w:hAnsi="Consolas" w:cs="Consolas"/>
          <w:sz w:val="17"/>
          <w:szCs w:val="17"/>
          <w:lang w:val="en-US"/>
        </w:rPr>
        <w:t>’)] =calcite</w:t>
      </w:r>
    </w:p>
    <w:p w14:paraId="1BF36EAC" w14:textId="6D72BFC4"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ab/>
      </w:r>
    </w:p>
    <w:p w14:paraId="6633B00C" w14:textId="5C0039B9"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ab/>
        <w:t>#run ORCHESTRA</w:t>
      </w:r>
    </w:p>
    <w:p w14:paraId="0FB34979" w14:textId="6DC49AC0"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ab/>
        <w:t xml:space="preserve">OUT = </w:t>
      </w:r>
      <w:proofErr w:type="spellStart"/>
      <w:r w:rsidRPr="00EC7010">
        <w:rPr>
          <w:rFonts w:ascii="Consolas" w:hAnsi="Consolas" w:cs="Consolas"/>
          <w:sz w:val="17"/>
          <w:szCs w:val="17"/>
          <w:lang w:val="en-US"/>
        </w:rPr>
        <w:t>p.set_and_calculate</w:t>
      </w:r>
      <w:proofErr w:type="spellEnd"/>
      <w:r w:rsidRPr="00EC7010">
        <w:rPr>
          <w:rFonts w:ascii="Consolas" w:hAnsi="Consolas" w:cs="Consolas"/>
          <w:sz w:val="17"/>
          <w:szCs w:val="17"/>
          <w:lang w:val="en-US"/>
        </w:rPr>
        <w:t>(IN)</w:t>
      </w:r>
    </w:p>
    <w:p w14:paraId="2A71B601" w14:textId="6DD53E2A"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ab/>
      </w:r>
    </w:p>
    <w:p w14:paraId="28BEB7FC" w14:textId="19281AFD"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ab/>
        <w:t>#get output</w:t>
      </w:r>
    </w:p>
    <w:p w14:paraId="32A01E5F" w14:textId="091F090B" w:rsidR="00930ED7" w:rsidRPr="00EC7010" w:rsidRDefault="00930ED7" w:rsidP="00930ED7">
      <w:pPr>
        <w:pStyle w:val="HTMLPreformatted"/>
        <w:pBdr>
          <w:top w:val="single" w:sz="6" w:space="2" w:color="888888"/>
          <w:left w:val="single" w:sz="6" w:space="2" w:color="888888"/>
          <w:bottom w:val="single" w:sz="6" w:space="2" w:color="888888"/>
          <w:right w:val="single" w:sz="6" w:space="2" w:color="888888"/>
        </w:pBdr>
        <w:rPr>
          <w:rFonts w:ascii="Consolas" w:hAnsi="Consolas" w:cs="Consolas"/>
          <w:sz w:val="17"/>
          <w:szCs w:val="17"/>
          <w:lang w:val="en-US"/>
        </w:rPr>
      </w:pPr>
      <w:r w:rsidRPr="00EC7010">
        <w:rPr>
          <w:rFonts w:ascii="Consolas" w:hAnsi="Consolas" w:cs="Consolas"/>
          <w:sz w:val="17"/>
          <w:szCs w:val="17"/>
          <w:lang w:val="en-US"/>
        </w:rPr>
        <w:tab/>
      </w:r>
      <w:proofErr w:type="spellStart"/>
      <w:r w:rsidRPr="00EC7010">
        <w:rPr>
          <w:rFonts w:ascii="Consolas" w:hAnsi="Consolas" w:cs="Consolas"/>
          <w:sz w:val="17"/>
          <w:szCs w:val="17"/>
          <w:lang w:val="en-US"/>
        </w:rPr>
        <w:t>pH.append</w:t>
      </w:r>
      <w:proofErr w:type="spellEnd"/>
      <w:r w:rsidRPr="00EC7010">
        <w:rPr>
          <w:rFonts w:ascii="Consolas" w:hAnsi="Consolas" w:cs="Consolas"/>
          <w:sz w:val="17"/>
          <w:szCs w:val="17"/>
          <w:lang w:val="en-US"/>
        </w:rPr>
        <w:t>(OUT[0])</w:t>
      </w:r>
    </w:p>
    <w:p w14:paraId="6BDA0955" w14:textId="77777777" w:rsidR="00930ED7" w:rsidRPr="00EC7010" w:rsidRDefault="00930ED7" w:rsidP="00F155FC">
      <w:pPr>
        <w:rPr>
          <w:szCs w:val="20"/>
          <w:lang w:eastAsia="en-GB"/>
        </w:rPr>
      </w:pPr>
    </w:p>
    <w:p w14:paraId="71525A3D" w14:textId="24D12003" w:rsidR="007A0B22" w:rsidRPr="00EC7010" w:rsidRDefault="00930ED7" w:rsidP="007A0B22">
      <w:pPr>
        <w:rPr>
          <w:b/>
          <w:bCs/>
          <w:u w:val="single"/>
          <w:lang w:eastAsia="en-GB"/>
        </w:rPr>
      </w:pPr>
      <w:r w:rsidRPr="00EC7010">
        <w:rPr>
          <w:b/>
          <w:bCs/>
          <w:u w:val="single"/>
          <w:lang w:eastAsia="en-GB"/>
        </w:rPr>
        <w:t>Step 6: plot the results</w:t>
      </w:r>
    </w:p>
    <w:p w14:paraId="05C5E909" w14:textId="40834F93" w:rsidR="00D5494C" w:rsidRPr="00EC7010" w:rsidRDefault="00D5494C" w:rsidP="007A0B22">
      <w:pPr>
        <w:rPr>
          <w:lang w:eastAsia="en-GB"/>
        </w:rPr>
      </w:pPr>
      <w:r w:rsidRPr="00EC7010">
        <w:rPr>
          <w:lang w:eastAsia="en-GB"/>
        </w:rPr>
        <w:t>As the figure indicates, the pH increases as calcite dissolves!</w:t>
      </w:r>
    </w:p>
    <w:p w14:paraId="6C6AD016" w14:textId="6B8CBD71" w:rsidR="00930ED7" w:rsidRPr="00930ED7" w:rsidRDefault="00D5494C" w:rsidP="007A0B22">
      <w:pPr>
        <w:rPr>
          <w:lang w:eastAsia="en-GB"/>
        </w:rPr>
      </w:pPr>
      <w:r w:rsidRPr="00EC7010">
        <w:rPr>
          <w:lang w:eastAsia="en-GB"/>
        </w:rPr>
        <w:drawing>
          <wp:inline distT="0" distB="0" distL="0" distR="0" wp14:anchorId="114C946F" wp14:editId="1BB80F75">
            <wp:extent cx="2649758" cy="1766506"/>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56732" cy="1771156"/>
                    </a:xfrm>
                    <a:prstGeom prst="rect">
                      <a:avLst/>
                    </a:prstGeom>
                  </pic:spPr>
                </pic:pic>
              </a:graphicData>
            </a:graphic>
          </wp:inline>
        </w:drawing>
      </w:r>
    </w:p>
    <w:p w14:paraId="5D7CBEC3" w14:textId="15E33806" w:rsidR="005D43CF" w:rsidRPr="005D43CF" w:rsidRDefault="005D43CF" w:rsidP="0053299E">
      <w:pPr>
        <w:ind w:firstLine="720"/>
        <w:rPr>
          <w:lang w:val="en-US" w:eastAsia="en-GB"/>
        </w:rPr>
      </w:pPr>
    </w:p>
    <w:sectPr w:rsidR="005D43CF" w:rsidRPr="005D43C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risthian Andrade Corona" w:date="2022-08-03T09:49:00Z" w:initials="CAC">
    <w:p w14:paraId="39633003" w14:textId="73E7EFE2" w:rsidR="0082024F" w:rsidRDefault="0082024F">
      <w:pPr>
        <w:pStyle w:val="CommentText"/>
      </w:pPr>
      <w:r>
        <w:rPr>
          <w:rStyle w:val="CommentReference"/>
        </w:rPr>
        <w:annotationRef/>
      </w:r>
      <w:r>
        <w:t xml:space="preserve">Add titles to the graphs. </w:t>
      </w:r>
    </w:p>
  </w:comment>
  <w:comment w:id="6" w:author="Cristhian Andrade Corona" w:date="2022-08-03T09:54:00Z" w:initials="CAC">
    <w:p w14:paraId="27978A27" w14:textId="67A0422E" w:rsidR="0082024F" w:rsidRDefault="0082024F">
      <w:pPr>
        <w:pStyle w:val="CommentText"/>
      </w:pPr>
      <w:r>
        <w:rPr>
          <w:rStyle w:val="CommentReference"/>
        </w:rPr>
        <w:annotationRef/>
      </w:r>
      <w:r>
        <w:t>was</w:t>
      </w:r>
    </w:p>
  </w:comment>
  <w:comment w:id="18" w:author="Cristhian Andrade Corona" w:date="2022-08-03T10:05:00Z" w:initials="CAC">
    <w:p w14:paraId="736CBDFA" w14:textId="48A42FDB" w:rsidR="00AB6661" w:rsidRDefault="00AB6661">
      <w:pPr>
        <w:pStyle w:val="CommentText"/>
      </w:pPr>
      <w:r>
        <w:rPr>
          <w:rStyle w:val="CommentReference"/>
        </w:rPr>
        <w:annotationRef/>
      </w:r>
      <w:r>
        <w:t>a</w:t>
      </w:r>
    </w:p>
  </w:comment>
  <w:comment w:id="19" w:author="Cristhian Andrade Corona" w:date="2022-08-03T10:06:00Z" w:initials="CAC">
    <w:p w14:paraId="5DCCC6DD" w14:textId="283B0FAC" w:rsidR="00AB6661" w:rsidRDefault="00AB6661">
      <w:pPr>
        <w:pStyle w:val="CommentText"/>
      </w:pPr>
      <w:r>
        <w:rPr>
          <w:rStyle w:val="CommentReference"/>
        </w:rPr>
        <w:annotationRef/>
      </w:r>
      <w:r>
        <w:t>Guido, this means that if I used as input Ca+2 and CO3-2, then the number of cells should be 2?</w:t>
      </w:r>
    </w:p>
  </w:comment>
  <w:comment w:id="94" w:author="Cristhian Andrade Corona" w:date="2022-08-03T10:29:00Z" w:initials="CAC">
    <w:p w14:paraId="186F22D9" w14:textId="1ADC6EA0" w:rsidR="007D5054" w:rsidRDefault="007D5054">
      <w:pPr>
        <w:pStyle w:val="CommentText"/>
      </w:pPr>
      <w:r>
        <w:rPr>
          <w:rStyle w:val="CommentReference"/>
        </w:rPr>
        <w:annotationRef/>
      </w:r>
      <w:r>
        <w:t>Word choice</w:t>
      </w:r>
    </w:p>
  </w:comment>
  <w:comment w:id="96" w:author="Cristhian Andrade Corona" w:date="2022-08-03T10:30:00Z" w:initials="CAC">
    <w:p w14:paraId="158CB2BD" w14:textId="51D9BFBC" w:rsidR="007D5054" w:rsidRDefault="007D5054">
      <w:pPr>
        <w:pStyle w:val="CommentText"/>
      </w:pPr>
      <w:r>
        <w:rPr>
          <w:rStyle w:val="CommentReference"/>
        </w:rPr>
        <w:annotationRef/>
      </w:r>
      <w:r>
        <w:t>Rewrite for clarity</w:t>
      </w:r>
    </w:p>
  </w:comment>
  <w:comment w:id="102" w:author="Cristhian Andrade Corona" w:date="2022-08-03T10:37:00Z" w:initials="CAC">
    <w:p w14:paraId="7DC3791B" w14:textId="6808F949" w:rsidR="00E857D6" w:rsidRDefault="00E857D6">
      <w:pPr>
        <w:pStyle w:val="CommentText"/>
      </w:pPr>
      <w:r>
        <w:rPr>
          <w:rStyle w:val="CommentReference"/>
        </w:rPr>
        <w:annotationRef/>
      </w:r>
      <w:r>
        <w:t>In this case .tol and .liter are equivalent?</w:t>
      </w:r>
    </w:p>
  </w:comment>
  <w:comment w:id="103" w:author="Cristhian Andrade Corona" w:date="2022-08-03T10:42:00Z" w:initials="CAC">
    <w:p w14:paraId="1C479BAB" w14:textId="7083352A" w:rsidR="00B20280" w:rsidRDefault="00B20280">
      <w:pPr>
        <w:pStyle w:val="CommentText"/>
      </w:pPr>
      <w:r>
        <w:rPr>
          <w:rStyle w:val="CommentReference"/>
        </w:rPr>
        <w:annotationRef/>
      </w:r>
      <w:r>
        <w:t>Can you expand on this one, not very sure what it means?</w:t>
      </w:r>
    </w:p>
  </w:comment>
  <w:comment w:id="125" w:author="Cristhian Andrade Corona" w:date="2022-08-03T10:43:00Z" w:initials="CAC">
    <w:p w14:paraId="2FE696DE" w14:textId="7DF80968" w:rsidR="00B20280" w:rsidRDefault="00B20280">
      <w:pPr>
        <w:pStyle w:val="CommentText"/>
      </w:pPr>
      <w:r>
        <w:rPr>
          <w:rStyle w:val="CommentReference"/>
        </w:rPr>
        <w:annotationRef/>
      </w:r>
      <w:r w:rsidR="004D3ED6">
        <w:t>Do you need to w</w:t>
      </w:r>
      <w:r>
        <w:t>rite the commands or it can be done through the GUI, if it is possible you can add this comment.</w:t>
      </w:r>
    </w:p>
  </w:comment>
  <w:comment w:id="128" w:author="Cristhian Andrade Corona" w:date="2022-08-03T10:45:00Z" w:initials="CAC">
    <w:p w14:paraId="2F8DC3FB" w14:textId="2CE82DF8" w:rsidR="004D3ED6" w:rsidRDefault="004D3ED6">
      <w:pPr>
        <w:pStyle w:val="CommentText"/>
      </w:pPr>
      <w:r>
        <w:rPr>
          <w:rStyle w:val="CommentReference"/>
        </w:rPr>
        <w:annotationRef/>
      </w:r>
      <w:r>
        <w:t>Check that the style is uniform within the text.</w:t>
      </w:r>
    </w:p>
  </w:comment>
  <w:comment w:id="129" w:author="Cristhian Andrade Corona" w:date="2022-08-03T10:50:00Z" w:initials="CAC">
    <w:p w14:paraId="62384D6C" w14:textId="721D2480" w:rsidR="004D3ED6" w:rsidRDefault="004D3ED6">
      <w:pPr>
        <w:pStyle w:val="CommentText"/>
      </w:pPr>
      <w:r>
        <w:rPr>
          <w:rStyle w:val="CommentReference"/>
        </w:rPr>
        <w:annotationRef/>
      </w:r>
      <w:r>
        <w:t>Rewrite for clarity</w:t>
      </w:r>
    </w:p>
  </w:comment>
  <w:comment w:id="130" w:author="Cristhian Andrade Corona" w:date="2022-08-03T10:51:00Z" w:initials="CAC">
    <w:p w14:paraId="1D1BC30F" w14:textId="76FFF7C8" w:rsidR="00F07B72" w:rsidRDefault="00F07B72">
      <w:pPr>
        <w:pStyle w:val="CommentText"/>
      </w:pPr>
      <w:r>
        <w:rPr>
          <w:rStyle w:val="CommentReference"/>
        </w:rPr>
        <w:annotationRef/>
      </w:r>
      <w:r>
        <w:t>clarity</w:t>
      </w:r>
    </w:p>
  </w:comment>
  <w:comment w:id="135" w:author="Cristhian Andrade Corona" w:date="2022-08-03T12:05:00Z" w:initials="CAC">
    <w:p w14:paraId="0314CB2C" w14:textId="228B3A46" w:rsidR="00590391" w:rsidRDefault="00590391">
      <w:pPr>
        <w:pStyle w:val="CommentText"/>
      </w:pPr>
      <w:r>
        <w:rPr>
          <w:rStyle w:val="CommentReference"/>
        </w:rPr>
        <w:annotationRef/>
      </w:r>
      <w:r>
        <w:t>Rename</w:t>
      </w:r>
    </w:p>
  </w:comment>
  <w:comment w:id="136" w:author="Cristhian Andrade Corona" w:date="2022-08-03T12:05:00Z" w:initials="CAC">
    <w:p w14:paraId="52475F61" w14:textId="1EB2F138" w:rsidR="00590391" w:rsidRDefault="00590391">
      <w:pPr>
        <w:pStyle w:val="CommentText"/>
      </w:pPr>
      <w:r>
        <w:rPr>
          <w:rStyle w:val="CommentReference"/>
        </w:rPr>
        <w:annotationRef/>
      </w:r>
      <w:r>
        <w:t>Rename</w:t>
      </w:r>
    </w:p>
  </w:comment>
  <w:comment w:id="140" w:author="Cristhian Andrade Corona" w:date="2022-08-03T12:11:00Z" w:initials="CAC">
    <w:p w14:paraId="07C3EB73" w14:textId="2B308EC1" w:rsidR="00590391" w:rsidRDefault="00590391">
      <w:pPr>
        <w:pStyle w:val="CommentText"/>
      </w:pPr>
      <w:r>
        <w:rPr>
          <w:rStyle w:val="CommentReference"/>
        </w:rPr>
        <w:annotationRef/>
      </w:r>
      <w:r>
        <w:t>Guido, to obtain this number you look for in the minteq database, right?</w:t>
      </w:r>
    </w:p>
  </w:comment>
  <w:comment w:id="147" w:author="Cristhian Andrade Corona" w:date="2022-08-03T12:26:00Z" w:initials="CAC">
    <w:p w14:paraId="604F0CEB" w14:textId="08B3A0A3" w:rsidR="00465B7F" w:rsidRDefault="00465B7F">
      <w:pPr>
        <w:pStyle w:val="CommentText"/>
      </w:pPr>
      <w:r>
        <w:rPr>
          <w:rStyle w:val="CommentReference"/>
        </w:rPr>
        <w:annotationRef/>
      </w:r>
      <w:r>
        <w:t>This steps do not match with what we have seen above, is there a way to include the steps you described here in the say way above, I am saying this for clarity.</w:t>
      </w:r>
    </w:p>
  </w:comment>
  <w:comment w:id="158" w:author="Cristhian Andrade Corona" w:date="2022-08-03T13:55:00Z" w:initials="CAC">
    <w:p w14:paraId="7641AC66" w14:textId="6F327760" w:rsidR="00F76EA5" w:rsidRDefault="00F76EA5">
      <w:pPr>
        <w:pStyle w:val="CommentText"/>
      </w:pPr>
      <w:r>
        <w:rPr>
          <w:rStyle w:val="CommentReference"/>
        </w:rPr>
        <w:annotationRef/>
      </w:r>
      <w:r>
        <w:t>What do you mean here?</w:t>
      </w:r>
    </w:p>
  </w:comment>
  <w:comment w:id="165" w:author="Cristhian Andrade Corona" w:date="2022-08-03T14:06:00Z" w:initials="CAC">
    <w:p w14:paraId="30B2EE56" w14:textId="6FA695D7" w:rsidR="00AF2BB3" w:rsidRDefault="00AF2BB3">
      <w:pPr>
        <w:pStyle w:val="CommentText"/>
      </w:pPr>
      <w:r>
        <w:rPr>
          <w:rStyle w:val="CommentReference"/>
        </w:rPr>
        <w:annotationRef/>
      </w:r>
      <w:r>
        <w:t>Place all the titles</w:t>
      </w:r>
    </w:p>
  </w:comment>
  <w:comment w:id="199" w:author="Cristhian Andrade Corona" w:date="2022-08-03T12:26:00Z" w:initials="CAC">
    <w:p w14:paraId="08A5C581" w14:textId="77777777" w:rsidR="004A00B7" w:rsidRDefault="004A00B7" w:rsidP="004A00B7">
      <w:pPr>
        <w:pStyle w:val="CommentText"/>
      </w:pPr>
      <w:r>
        <w:rPr>
          <w:rStyle w:val="CommentReference"/>
        </w:rPr>
        <w:annotationRef/>
      </w:r>
      <w:r>
        <w:t>This steps do not match with what we have seen above, is there a way to include the steps you described here in the say way above, I am saying this for clarity.</w:t>
      </w:r>
    </w:p>
  </w:comment>
  <w:comment w:id="201" w:author="Cristhian Andrade Corona" w:date="2022-08-03T13:55:00Z" w:initials="CAC">
    <w:p w14:paraId="716DBDCA" w14:textId="77777777" w:rsidR="00934D01" w:rsidRDefault="00934D01" w:rsidP="00934D01">
      <w:pPr>
        <w:pStyle w:val="CommentText"/>
      </w:pPr>
      <w:r>
        <w:rPr>
          <w:rStyle w:val="CommentReference"/>
        </w:rPr>
        <w:annotationRef/>
      </w:r>
      <w:r>
        <w:t>What do you mean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633003" w15:done="0"/>
  <w15:commentEx w15:paraId="27978A27" w15:done="0"/>
  <w15:commentEx w15:paraId="736CBDFA" w15:done="0"/>
  <w15:commentEx w15:paraId="5DCCC6DD" w15:done="0"/>
  <w15:commentEx w15:paraId="186F22D9" w15:done="0"/>
  <w15:commentEx w15:paraId="158CB2BD" w15:done="0"/>
  <w15:commentEx w15:paraId="7DC3791B" w15:done="0"/>
  <w15:commentEx w15:paraId="1C479BAB" w15:done="0"/>
  <w15:commentEx w15:paraId="2FE696DE" w15:done="0"/>
  <w15:commentEx w15:paraId="2F8DC3FB" w15:done="0"/>
  <w15:commentEx w15:paraId="62384D6C" w15:done="0"/>
  <w15:commentEx w15:paraId="1D1BC30F" w15:done="0"/>
  <w15:commentEx w15:paraId="0314CB2C" w15:done="0"/>
  <w15:commentEx w15:paraId="52475F61" w15:done="0"/>
  <w15:commentEx w15:paraId="07C3EB73" w15:done="0"/>
  <w15:commentEx w15:paraId="604F0CEB" w15:done="0"/>
  <w15:commentEx w15:paraId="7641AC66" w15:done="0"/>
  <w15:commentEx w15:paraId="30B2EE56" w15:done="0"/>
  <w15:commentEx w15:paraId="08A5C581" w15:done="0"/>
  <w15:commentEx w15:paraId="716DBD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633003" w16cid:durableId="26AC951C"/>
  <w16cid:commentId w16cid:paraId="27978A27" w16cid:durableId="26AC951D"/>
  <w16cid:commentId w16cid:paraId="736CBDFA" w16cid:durableId="26AC9520"/>
  <w16cid:commentId w16cid:paraId="5DCCC6DD" w16cid:durableId="26AC9521"/>
  <w16cid:commentId w16cid:paraId="186F22D9" w16cid:durableId="26AC9522"/>
  <w16cid:commentId w16cid:paraId="158CB2BD" w16cid:durableId="26AC9523"/>
  <w16cid:commentId w16cid:paraId="7DC3791B" w16cid:durableId="26AC9524"/>
  <w16cid:commentId w16cid:paraId="1C479BAB" w16cid:durableId="26AC9525"/>
  <w16cid:commentId w16cid:paraId="2FE696DE" w16cid:durableId="26AC9526"/>
  <w16cid:commentId w16cid:paraId="2F8DC3FB" w16cid:durableId="26AC9527"/>
  <w16cid:commentId w16cid:paraId="62384D6C" w16cid:durableId="26AC9528"/>
  <w16cid:commentId w16cid:paraId="1D1BC30F" w16cid:durableId="26AC9529"/>
  <w16cid:commentId w16cid:paraId="0314CB2C" w16cid:durableId="26AC952A"/>
  <w16cid:commentId w16cid:paraId="52475F61" w16cid:durableId="26AC952B"/>
  <w16cid:commentId w16cid:paraId="07C3EB73" w16cid:durableId="26AC952C"/>
  <w16cid:commentId w16cid:paraId="604F0CEB" w16cid:durableId="26AC952D"/>
  <w16cid:commentId w16cid:paraId="7641AC66" w16cid:durableId="26AC952E"/>
  <w16cid:commentId w16cid:paraId="30B2EE56" w16cid:durableId="26AC952F"/>
  <w16cid:commentId w16cid:paraId="08A5C581" w16cid:durableId="26ACCE2B"/>
  <w16cid:commentId w16cid:paraId="716DBDCA" w16cid:durableId="26ACD4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DD498" w14:textId="77777777" w:rsidR="000A40AA" w:rsidRDefault="000A40AA" w:rsidP="007B1F35">
      <w:r>
        <w:separator/>
      </w:r>
    </w:p>
  </w:endnote>
  <w:endnote w:type="continuationSeparator" w:id="0">
    <w:p w14:paraId="4FCBFDED" w14:textId="77777777" w:rsidR="000A40AA" w:rsidRDefault="000A40AA" w:rsidP="007B1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FE412" w14:textId="77777777" w:rsidR="000A40AA" w:rsidRDefault="000A40AA" w:rsidP="007B1F35">
      <w:r>
        <w:separator/>
      </w:r>
    </w:p>
  </w:footnote>
  <w:footnote w:type="continuationSeparator" w:id="0">
    <w:p w14:paraId="5E7B5E41" w14:textId="77777777" w:rsidR="000A40AA" w:rsidRDefault="000A40AA" w:rsidP="007B1F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543D"/>
    <w:multiLevelType w:val="hybridMultilevel"/>
    <w:tmpl w:val="D520B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554EC"/>
    <w:multiLevelType w:val="hybridMultilevel"/>
    <w:tmpl w:val="660071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4A4B7A"/>
    <w:multiLevelType w:val="hybridMultilevel"/>
    <w:tmpl w:val="B1B63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7635C3"/>
    <w:multiLevelType w:val="hybridMultilevel"/>
    <w:tmpl w:val="627A7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A537A9"/>
    <w:multiLevelType w:val="hybridMultilevel"/>
    <w:tmpl w:val="0396DF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5CA4A2F"/>
    <w:multiLevelType w:val="hybridMultilevel"/>
    <w:tmpl w:val="9FDC2A9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A03ABB"/>
    <w:multiLevelType w:val="hybridMultilevel"/>
    <w:tmpl w:val="9DA43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EA33D3"/>
    <w:multiLevelType w:val="hybridMultilevel"/>
    <w:tmpl w:val="D4185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047CB8"/>
    <w:multiLevelType w:val="hybridMultilevel"/>
    <w:tmpl w:val="C20E1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EB730A7"/>
    <w:multiLevelType w:val="hybridMultilevel"/>
    <w:tmpl w:val="5B484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D7679E"/>
    <w:multiLevelType w:val="multilevel"/>
    <w:tmpl w:val="DFE29A1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13A19CF"/>
    <w:multiLevelType w:val="hybridMultilevel"/>
    <w:tmpl w:val="9AA4F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B12E8C"/>
    <w:multiLevelType w:val="hybridMultilevel"/>
    <w:tmpl w:val="B7F0E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C258B6"/>
    <w:multiLevelType w:val="hybridMultilevel"/>
    <w:tmpl w:val="F514A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887774"/>
    <w:multiLevelType w:val="hybridMultilevel"/>
    <w:tmpl w:val="CE0C2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837E36"/>
    <w:multiLevelType w:val="hybridMultilevel"/>
    <w:tmpl w:val="9DA435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DD5FB2"/>
    <w:multiLevelType w:val="hybridMultilevel"/>
    <w:tmpl w:val="E9EA7D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43652FE"/>
    <w:multiLevelType w:val="multilevel"/>
    <w:tmpl w:val="DFE29A1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5B3088D"/>
    <w:multiLevelType w:val="hybridMultilevel"/>
    <w:tmpl w:val="B1D6FB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77E39E7"/>
    <w:multiLevelType w:val="hybridMultilevel"/>
    <w:tmpl w:val="A9467442"/>
    <w:lvl w:ilvl="0" w:tplc="0220E994">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83C2DA4"/>
    <w:multiLevelType w:val="hybridMultilevel"/>
    <w:tmpl w:val="05B8C778"/>
    <w:lvl w:ilvl="0" w:tplc="0809000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04130001">
      <w:start w:val="1"/>
      <w:numFmt w:val="bullet"/>
      <w:lvlText w:val=""/>
      <w:lvlJc w:val="left"/>
      <w:pPr>
        <w:ind w:left="720" w:hanging="360"/>
      </w:pPr>
      <w:rPr>
        <w:rFonts w:ascii="Symbol" w:hAnsi="Symbol" w:hint="default"/>
      </w:rPr>
    </w:lvl>
    <w:lvl w:ilvl="3" w:tplc="04130001">
      <w:start w:val="1"/>
      <w:numFmt w:val="bullet"/>
      <w:lvlText w:val=""/>
      <w:lvlJc w:val="left"/>
      <w:pPr>
        <w:ind w:left="2880" w:hanging="360"/>
      </w:pPr>
      <w:rPr>
        <w:rFonts w:ascii="Symbol" w:hAnsi="Symbol"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DC6CA0"/>
    <w:multiLevelType w:val="multilevel"/>
    <w:tmpl w:val="8282238C"/>
    <w:styleLink w:val="CurrentList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2D2F0DD4"/>
    <w:multiLevelType w:val="multilevel"/>
    <w:tmpl w:val="7B1A1A4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305A2D49"/>
    <w:multiLevelType w:val="multilevel"/>
    <w:tmpl w:val="88082254"/>
    <w:styleLink w:val="CurrentList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18A3253"/>
    <w:multiLevelType w:val="hybridMultilevel"/>
    <w:tmpl w:val="A05C55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3545866"/>
    <w:multiLevelType w:val="hybridMultilevel"/>
    <w:tmpl w:val="F2764ED2"/>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26" w15:restartNumberingAfterBreak="0">
    <w:nsid w:val="37782BC2"/>
    <w:multiLevelType w:val="hybridMultilevel"/>
    <w:tmpl w:val="F224D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C006E7"/>
    <w:multiLevelType w:val="hybridMultilevel"/>
    <w:tmpl w:val="F484F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15A5A1F"/>
    <w:multiLevelType w:val="hybridMultilevel"/>
    <w:tmpl w:val="429817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24F04A6"/>
    <w:multiLevelType w:val="hybridMultilevel"/>
    <w:tmpl w:val="0E46E072"/>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30" w15:restartNumberingAfterBreak="0">
    <w:nsid w:val="433B789C"/>
    <w:multiLevelType w:val="multilevel"/>
    <w:tmpl w:val="EBB2A050"/>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31" w15:restartNumberingAfterBreak="0">
    <w:nsid w:val="4B136B6F"/>
    <w:multiLevelType w:val="hybridMultilevel"/>
    <w:tmpl w:val="C20E1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0551F15"/>
    <w:multiLevelType w:val="hybridMultilevel"/>
    <w:tmpl w:val="40FC8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3BE5995"/>
    <w:multiLevelType w:val="hybridMultilevel"/>
    <w:tmpl w:val="CE4CF2FE"/>
    <w:lvl w:ilvl="0" w:tplc="0809000F">
      <w:start w:val="1"/>
      <w:numFmt w:val="decimal"/>
      <w:lvlText w:val="%1."/>
      <w:lvlJc w:val="left"/>
      <w:pPr>
        <w:ind w:left="779" w:hanging="360"/>
      </w:pPr>
    </w:lvl>
    <w:lvl w:ilvl="1" w:tplc="08090019" w:tentative="1">
      <w:start w:val="1"/>
      <w:numFmt w:val="lowerLetter"/>
      <w:lvlText w:val="%2."/>
      <w:lvlJc w:val="left"/>
      <w:pPr>
        <w:ind w:left="1499" w:hanging="360"/>
      </w:pPr>
    </w:lvl>
    <w:lvl w:ilvl="2" w:tplc="0809001B" w:tentative="1">
      <w:start w:val="1"/>
      <w:numFmt w:val="lowerRoman"/>
      <w:lvlText w:val="%3."/>
      <w:lvlJc w:val="right"/>
      <w:pPr>
        <w:ind w:left="2219" w:hanging="180"/>
      </w:pPr>
    </w:lvl>
    <w:lvl w:ilvl="3" w:tplc="0809000F" w:tentative="1">
      <w:start w:val="1"/>
      <w:numFmt w:val="decimal"/>
      <w:lvlText w:val="%4."/>
      <w:lvlJc w:val="left"/>
      <w:pPr>
        <w:ind w:left="2939" w:hanging="360"/>
      </w:pPr>
    </w:lvl>
    <w:lvl w:ilvl="4" w:tplc="08090019" w:tentative="1">
      <w:start w:val="1"/>
      <w:numFmt w:val="lowerLetter"/>
      <w:lvlText w:val="%5."/>
      <w:lvlJc w:val="left"/>
      <w:pPr>
        <w:ind w:left="3659" w:hanging="360"/>
      </w:pPr>
    </w:lvl>
    <w:lvl w:ilvl="5" w:tplc="0809001B" w:tentative="1">
      <w:start w:val="1"/>
      <w:numFmt w:val="lowerRoman"/>
      <w:lvlText w:val="%6."/>
      <w:lvlJc w:val="right"/>
      <w:pPr>
        <w:ind w:left="4379" w:hanging="180"/>
      </w:pPr>
    </w:lvl>
    <w:lvl w:ilvl="6" w:tplc="0809000F" w:tentative="1">
      <w:start w:val="1"/>
      <w:numFmt w:val="decimal"/>
      <w:lvlText w:val="%7."/>
      <w:lvlJc w:val="left"/>
      <w:pPr>
        <w:ind w:left="5099" w:hanging="360"/>
      </w:pPr>
    </w:lvl>
    <w:lvl w:ilvl="7" w:tplc="08090019" w:tentative="1">
      <w:start w:val="1"/>
      <w:numFmt w:val="lowerLetter"/>
      <w:lvlText w:val="%8."/>
      <w:lvlJc w:val="left"/>
      <w:pPr>
        <w:ind w:left="5819" w:hanging="360"/>
      </w:pPr>
    </w:lvl>
    <w:lvl w:ilvl="8" w:tplc="0809001B" w:tentative="1">
      <w:start w:val="1"/>
      <w:numFmt w:val="lowerRoman"/>
      <w:lvlText w:val="%9."/>
      <w:lvlJc w:val="right"/>
      <w:pPr>
        <w:ind w:left="6539" w:hanging="180"/>
      </w:pPr>
    </w:lvl>
  </w:abstractNum>
  <w:abstractNum w:abstractNumId="34" w15:restartNumberingAfterBreak="0">
    <w:nsid w:val="571E5F49"/>
    <w:multiLevelType w:val="hybridMultilevel"/>
    <w:tmpl w:val="18141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B30444"/>
    <w:multiLevelType w:val="hybridMultilevel"/>
    <w:tmpl w:val="8B34D4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AA53459"/>
    <w:multiLevelType w:val="hybridMultilevel"/>
    <w:tmpl w:val="D264F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C597B88"/>
    <w:multiLevelType w:val="hybridMultilevel"/>
    <w:tmpl w:val="B1D6FB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4EF7E7C"/>
    <w:multiLevelType w:val="hybridMultilevel"/>
    <w:tmpl w:val="9B1AA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303165"/>
    <w:multiLevelType w:val="hybridMultilevel"/>
    <w:tmpl w:val="4D08AE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D552086"/>
    <w:multiLevelType w:val="multilevel"/>
    <w:tmpl w:val="409064A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6E10188F"/>
    <w:multiLevelType w:val="hybridMultilevel"/>
    <w:tmpl w:val="979846EC"/>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2" w15:restartNumberingAfterBreak="0">
    <w:nsid w:val="702D4FE0"/>
    <w:multiLevelType w:val="hybridMultilevel"/>
    <w:tmpl w:val="1248A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199393D"/>
    <w:multiLevelType w:val="hybridMultilevel"/>
    <w:tmpl w:val="1D34AE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4187C29"/>
    <w:multiLevelType w:val="hybridMultilevel"/>
    <w:tmpl w:val="00B0D0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4FD53B7"/>
    <w:multiLevelType w:val="hybridMultilevel"/>
    <w:tmpl w:val="C562E996"/>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6" w15:restartNumberingAfterBreak="0">
    <w:nsid w:val="75FC244D"/>
    <w:multiLevelType w:val="hybridMultilevel"/>
    <w:tmpl w:val="CBEEE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CCD29F1"/>
    <w:multiLevelType w:val="hybridMultilevel"/>
    <w:tmpl w:val="55200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CEC4AC0"/>
    <w:multiLevelType w:val="hybridMultilevel"/>
    <w:tmpl w:val="A05C55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6892514">
    <w:abstractNumId w:val="19"/>
  </w:num>
  <w:num w:numId="2" w16cid:durableId="758526994">
    <w:abstractNumId w:val="16"/>
  </w:num>
  <w:num w:numId="3" w16cid:durableId="1966228386">
    <w:abstractNumId w:val="47"/>
  </w:num>
  <w:num w:numId="4" w16cid:durableId="1005285583">
    <w:abstractNumId w:val="27"/>
  </w:num>
  <w:num w:numId="5" w16cid:durableId="1102215704">
    <w:abstractNumId w:val="42"/>
  </w:num>
  <w:num w:numId="6" w16cid:durableId="1350719756">
    <w:abstractNumId w:val="38"/>
  </w:num>
  <w:num w:numId="7" w16cid:durableId="672270053">
    <w:abstractNumId w:val="24"/>
  </w:num>
  <w:num w:numId="8" w16cid:durableId="643197720">
    <w:abstractNumId w:val="1"/>
  </w:num>
  <w:num w:numId="9" w16cid:durableId="1291978213">
    <w:abstractNumId w:val="14"/>
  </w:num>
  <w:num w:numId="10" w16cid:durableId="1996519955">
    <w:abstractNumId w:val="39"/>
  </w:num>
  <w:num w:numId="11" w16cid:durableId="1610771376">
    <w:abstractNumId w:val="33"/>
  </w:num>
  <w:num w:numId="12" w16cid:durableId="74598918">
    <w:abstractNumId w:val="37"/>
  </w:num>
  <w:num w:numId="13" w16cid:durableId="1646273749">
    <w:abstractNumId w:val="43"/>
  </w:num>
  <w:num w:numId="14" w16cid:durableId="1872498177">
    <w:abstractNumId w:val="8"/>
  </w:num>
  <w:num w:numId="15" w16cid:durableId="944269156">
    <w:abstractNumId w:val="6"/>
  </w:num>
  <w:num w:numId="16" w16cid:durableId="1624967541">
    <w:abstractNumId w:val="22"/>
  </w:num>
  <w:num w:numId="17" w16cid:durableId="1076441042">
    <w:abstractNumId w:val="40"/>
  </w:num>
  <w:num w:numId="18" w16cid:durableId="113182532">
    <w:abstractNumId w:val="10"/>
  </w:num>
  <w:num w:numId="19" w16cid:durableId="762996413">
    <w:abstractNumId w:val="17"/>
  </w:num>
  <w:num w:numId="20" w16cid:durableId="134570396">
    <w:abstractNumId w:val="21"/>
  </w:num>
  <w:num w:numId="21" w16cid:durableId="1808275580">
    <w:abstractNumId w:val="30"/>
  </w:num>
  <w:num w:numId="22" w16cid:durableId="2030328181">
    <w:abstractNumId w:val="23"/>
  </w:num>
  <w:num w:numId="23" w16cid:durableId="2039891971">
    <w:abstractNumId w:val="20"/>
  </w:num>
  <w:num w:numId="24" w16cid:durableId="703869412">
    <w:abstractNumId w:val="4"/>
  </w:num>
  <w:num w:numId="25" w16cid:durableId="1994983871">
    <w:abstractNumId w:val="28"/>
  </w:num>
  <w:num w:numId="26" w16cid:durableId="1771008896">
    <w:abstractNumId w:val="3"/>
  </w:num>
  <w:num w:numId="27" w16cid:durableId="30108835">
    <w:abstractNumId w:val="34"/>
  </w:num>
  <w:num w:numId="28" w16cid:durableId="153886660">
    <w:abstractNumId w:val="7"/>
  </w:num>
  <w:num w:numId="29" w16cid:durableId="1880046688">
    <w:abstractNumId w:val="44"/>
  </w:num>
  <w:num w:numId="30" w16cid:durableId="1081173276">
    <w:abstractNumId w:val="26"/>
  </w:num>
  <w:num w:numId="31" w16cid:durableId="192040596">
    <w:abstractNumId w:val="9"/>
  </w:num>
  <w:num w:numId="32" w16cid:durableId="1140465743">
    <w:abstractNumId w:val="11"/>
  </w:num>
  <w:num w:numId="33" w16cid:durableId="1869638088">
    <w:abstractNumId w:val="2"/>
  </w:num>
  <w:num w:numId="34" w16cid:durableId="1805658100">
    <w:abstractNumId w:val="36"/>
  </w:num>
  <w:num w:numId="35" w16cid:durableId="1086338585">
    <w:abstractNumId w:val="0"/>
  </w:num>
  <w:num w:numId="36" w16cid:durableId="367337918">
    <w:abstractNumId w:val="45"/>
  </w:num>
  <w:num w:numId="37" w16cid:durableId="773553622">
    <w:abstractNumId w:val="32"/>
  </w:num>
  <w:num w:numId="38" w16cid:durableId="861939234">
    <w:abstractNumId w:val="41"/>
  </w:num>
  <w:num w:numId="39" w16cid:durableId="1867669414">
    <w:abstractNumId w:val="35"/>
  </w:num>
  <w:num w:numId="40" w16cid:durableId="1725058100">
    <w:abstractNumId w:val="46"/>
  </w:num>
  <w:num w:numId="41" w16cid:durableId="615914209">
    <w:abstractNumId w:val="5"/>
  </w:num>
  <w:num w:numId="42" w16cid:durableId="261956985">
    <w:abstractNumId w:val="29"/>
  </w:num>
  <w:num w:numId="43" w16cid:durableId="1961106503">
    <w:abstractNumId w:val="13"/>
  </w:num>
  <w:num w:numId="44" w16cid:durableId="809133162">
    <w:abstractNumId w:val="12"/>
  </w:num>
  <w:num w:numId="45" w16cid:durableId="1563053438">
    <w:abstractNumId w:val="25"/>
  </w:num>
  <w:num w:numId="46" w16cid:durableId="1987198446">
    <w:abstractNumId w:val="48"/>
  </w:num>
  <w:num w:numId="47" w16cid:durableId="1016887217">
    <w:abstractNumId w:val="18"/>
  </w:num>
  <w:num w:numId="48" w16cid:durableId="1295713126">
    <w:abstractNumId w:val="31"/>
  </w:num>
  <w:num w:numId="49" w16cid:durableId="74013014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isthian Andrade Corona">
    <w15:presenceInfo w15:providerId="AD" w15:userId="S-1-5-21-2082945442-480271342-340043625-484963"/>
  </w15:person>
  <w15:person w15:author="guido de Zeeuw">
    <w15:presenceInfo w15:providerId="Windows Live" w15:userId="b84688be8fc7f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a0MLU0tTQ2NTewMLVQ0lEKTi0uzszPAykwrAUAuO5rUSwAAAA="/>
  </w:docVars>
  <w:rsids>
    <w:rsidRoot w:val="00014CB3"/>
    <w:rsid w:val="00006938"/>
    <w:rsid w:val="00007095"/>
    <w:rsid w:val="00012330"/>
    <w:rsid w:val="00014CB3"/>
    <w:rsid w:val="00016511"/>
    <w:rsid w:val="00034B14"/>
    <w:rsid w:val="00053776"/>
    <w:rsid w:val="000559A9"/>
    <w:rsid w:val="0006134E"/>
    <w:rsid w:val="000736CA"/>
    <w:rsid w:val="00094B40"/>
    <w:rsid w:val="000A40AA"/>
    <w:rsid w:val="000A5FAC"/>
    <w:rsid w:val="000D7A7D"/>
    <w:rsid w:val="000E0538"/>
    <w:rsid w:val="000F2BF7"/>
    <w:rsid w:val="0010672A"/>
    <w:rsid w:val="00133E79"/>
    <w:rsid w:val="00161E3B"/>
    <w:rsid w:val="00165841"/>
    <w:rsid w:val="00180D20"/>
    <w:rsid w:val="001913EB"/>
    <w:rsid w:val="00195577"/>
    <w:rsid w:val="001A24F0"/>
    <w:rsid w:val="001B40F7"/>
    <w:rsid w:val="001E703E"/>
    <w:rsid w:val="00200A99"/>
    <w:rsid w:val="002034A4"/>
    <w:rsid w:val="002127FB"/>
    <w:rsid w:val="0022095D"/>
    <w:rsid w:val="0022190F"/>
    <w:rsid w:val="002225B7"/>
    <w:rsid w:val="0022673D"/>
    <w:rsid w:val="002424AB"/>
    <w:rsid w:val="00245C0C"/>
    <w:rsid w:val="00247858"/>
    <w:rsid w:val="00263D50"/>
    <w:rsid w:val="00287E86"/>
    <w:rsid w:val="00297E5C"/>
    <w:rsid w:val="002C3ADD"/>
    <w:rsid w:val="002E5E75"/>
    <w:rsid w:val="00356E7F"/>
    <w:rsid w:val="00366B4B"/>
    <w:rsid w:val="00372CF1"/>
    <w:rsid w:val="00387C7B"/>
    <w:rsid w:val="003A40C0"/>
    <w:rsid w:val="003E0484"/>
    <w:rsid w:val="00425F69"/>
    <w:rsid w:val="0043159D"/>
    <w:rsid w:val="00450D3B"/>
    <w:rsid w:val="00451B6A"/>
    <w:rsid w:val="0045590A"/>
    <w:rsid w:val="00464571"/>
    <w:rsid w:val="00465B7F"/>
    <w:rsid w:val="00485306"/>
    <w:rsid w:val="00495FEF"/>
    <w:rsid w:val="004A00B7"/>
    <w:rsid w:val="004D3ED6"/>
    <w:rsid w:val="004F67A7"/>
    <w:rsid w:val="00504E6A"/>
    <w:rsid w:val="00525C7F"/>
    <w:rsid w:val="0053299E"/>
    <w:rsid w:val="005451D5"/>
    <w:rsid w:val="00572549"/>
    <w:rsid w:val="00590391"/>
    <w:rsid w:val="005A093F"/>
    <w:rsid w:val="005A30BA"/>
    <w:rsid w:val="005C03D7"/>
    <w:rsid w:val="005D43CF"/>
    <w:rsid w:val="005E51E9"/>
    <w:rsid w:val="006001BC"/>
    <w:rsid w:val="006102BB"/>
    <w:rsid w:val="006215B0"/>
    <w:rsid w:val="00655D3F"/>
    <w:rsid w:val="00660503"/>
    <w:rsid w:val="00661208"/>
    <w:rsid w:val="006738EA"/>
    <w:rsid w:val="006934CB"/>
    <w:rsid w:val="00695A3D"/>
    <w:rsid w:val="00696076"/>
    <w:rsid w:val="006B12D8"/>
    <w:rsid w:val="006C17C2"/>
    <w:rsid w:val="006E49CC"/>
    <w:rsid w:val="00740344"/>
    <w:rsid w:val="007476E8"/>
    <w:rsid w:val="00760CED"/>
    <w:rsid w:val="0078627D"/>
    <w:rsid w:val="0079398F"/>
    <w:rsid w:val="007A0B22"/>
    <w:rsid w:val="007B1F35"/>
    <w:rsid w:val="007D11C8"/>
    <w:rsid w:val="007D15EF"/>
    <w:rsid w:val="007D4CEE"/>
    <w:rsid w:val="007D5054"/>
    <w:rsid w:val="007F1F85"/>
    <w:rsid w:val="00803870"/>
    <w:rsid w:val="00810537"/>
    <w:rsid w:val="0082024F"/>
    <w:rsid w:val="008325E3"/>
    <w:rsid w:val="00853EEA"/>
    <w:rsid w:val="00853F6C"/>
    <w:rsid w:val="00886ADF"/>
    <w:rsid w:val="008B7FF0"/>
    <w:rsid w:val="008C45F1"/>
    <w:rsid w:val="008E329A"/>
    <w:rsid w:val="00930ED7"/>
    <w:rsid w:val="00934D01"/>
    <w:rsid w:val="00941DAB"/>
    <w:rsid w:val="00942840"/>
    <w:rsid w:val="00950053"/>
    <w:rsid w:val="00957454"/>
    <w:rsid w:val="009B233B"/>
    <w:rsid w:val="009F3939"/>
    <w:rsid w:val="00A05C2C"/>
    <w:rsid w:val="00A10C77"/>
    <w:rsid w:val="00A27D58"/>
    <w:rsid w:val="00A55251"/>
    <w:rsid w:val="00A5669A"/>
    <w:rsid w:val="00A645F9"/>
    <w:rsid w:val="00AB6661"/>
    <w:rsid w:val="00AB6DD6"/>
    <w:rsid w:val="00AD5157"/>
    <w:rsid w:val="00AF2BB3"/>
    <w:rsid w:val="00B20280"/>
    <w:rsid w:val="00B34A0E"/>
    <w:rsid w:val="00B5673C"/>
    <w:rsid w:val="00B876E9"/>
    <w:rsid w:val="00B94AFA"/>
    <w:rsid w:val="00BC634B"/>
    <w:rsid w:val="00BC6CDB"/>
    <w:rsid w:val="00BD662F"/>
    <w:rsid w:val="00C064D2"/>
    <w:rsid w:val="00C23490"/>
    <w:rsid w:val="00C35029"/>
    <w:rsid w:val="00C42C00"/>
    <w:rsid w:val="00C60A8D"/>
    <w:rsid w:val="00C77658"/>
    <w:rsid w:val="00C97351"/>
    <w:rsid w:val="00CA5607"/>
    <w:rsid w:val="00CB5AC3"/>
    <w:rsid w:val="00CC4035"/>
    <w:rsid w:val="00CE54A4"/>
    <w:rsid w:val="00CF139B"/>
    <w:rsid w:val="00D10A11"/>
    <w:rsid w:val="00D40EEF"/>
    <w:rsid w:val="00D4187F"/>
    <w:rsid w:val="00D5109C"/>
    <w:rsid w:val="00D5494C"/>
    <w:rsid w:val="00D65052"/>
    <w:rsid w:val="00D65F22"/>
    <w:rsid w:val="00D97922"/>
    <w:rsid w:val="00DB4426"/>
    <w:rsid w:val="00DE6934"/>
    <w:rsid w:val="00DE6DC7"/>
    <w:rsid w:val="00DF49AB"/>
    <w:rsid w:val="00E02988"/>
    <w:rsid w:val="00E06822"/>
    <w:rsid w:val="00E06FC0"/>
    <w:rsid w:val="00E4541D"/>
    <w:rsid w:val="00E62548"/>
    <w:rsid w:val="00E857D6"/>
    <w:rsid w:val="00EA7C65"/>
    <w:rsid w:val="00EC55A9"/>
    <w:rsid w:val="00EC7010"/>
    <w:rsid w:val="00EE249A"/>
    <w:rsid w:val="00EF3078"/>
    <w:rsid w:val="00EF68DC"/>
    <w:rsid w:val="00F07B72"/>
    <w:rsid w:val="00F155FC"/>
    <w:rsid w:val="00F76EA5"/>
    <w:rsid w:val="00F770AE"/>
    <w:rsid w:val="00F86906"/>
    <w:rsid w:val="00F90450"/>
    <w:rsid w:val="00F9395E"/>
    <w:rsid w:val="00F951E0"/>
    <w:rsid w:val="00FC767C"/>
    <w:rsid w:val="00FF31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8A41"/>
  <w15:chartTrackingRefBased/>
  <w15:docId w15:val="{881187A4-D642-CC4A-82C3-29354EFE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1E9"/>
    <w:rPr>
      <w:rFonts w:ascii="Arial" w:hAnsi="Arial"/>
      <w:sz w:val="20"/>
    </w:rPr>
  </w:style>
  <w:style w:type="paragraph" w:styleId="Heading1">
    <w:name w:val="heading 1"/>
    <w:basedOn w:val="Normal"/>
    <w:next w:val="Normal"/>
    <w:link w:val="Heading1Char"/>
    <w:uiPriority w:val="9"/>
    <w:qFormat/>
    <w:rsid w:val="005E51E9"/>
    <w:pPr>
      <w:keepNext/>
      <w:keepLines/>
      <w:numPr>
        <w:numId w:val="21"/>
      </w:numPr>
      <w:spacing w:before="240"/>
      <w:outlineLvl w:val="0"/>
    </w:pPr>
    <w:rPr>
      <w:rFonts w:ascii="Times New Roman" w:eastAsiaTheme="majorEastAsia" w:hAnsi="Times New Roman" w:cstheme="majorBidi"/>
      <w:b/>
      <w:color w:val="0070C0"/>
      <w:sz w:val="32"/>
      <w:szCs w:val="32"/>
    </w:rPr>
  </w:style>
  <w:style w:type="paragraph" w:styleId="Heading2">
    <w:name w:val="heading 2"/>
    <w:basedOn w:val="Heading1"/>
    <w:next w:val="Normal"/>
    <w:link w:val="Heading2Char"/>
    <w:uiPriority w:val="9"/>
    <w:unhideWhenUsed/>
    <w:qFormat/>
    <w:rsid w:val="00287E86"/>
    <w:pPr>
      <w:numPr>
        <w:ilvl w:val="1"/>
      </w:numPr>
      <w:spacing w:before="40"/>
      <w:outlineLvl w:val="1"/>
    </w:pPr>
    <w:rPr>
      <w:sz w:val="26"/>
      <w:szCs w:val="26"/>
      <w:lang w:val="en-US"/>
    </w:rPr>
  </w:style>
  <w:style w:type="paragraph" w:styleId="Heading3">
    <w:name w:val="heading 3"/>
    <w:basedOn w:val="Normal"/>
    <w:next w:val="Normal"/>
    <w:link w:val="Heading3Char"/>
    <w:uiPriority w:val="9"/>
    <w:unhideWhenUsed/>
    <w:qFormat/>
    <w:rsid w:val="008C45F1"/>
    <w:pPr>
      <w:keepNext/>
      <w:keepLines/>
      <w:numPr>
        <w:ilvl w:val="2"/>
        <w:numId w:val="21"/>
      </w:numPr>
      <w:spacing w:before="40"/>
      <w:outlineLvl w:val="2"/>
    </w:pPr>
    <w:rPr>
      <w:rFonts w:asciiTheme="majorHAnsi" w:eastAsiaTheme="majorEastAsia" w:hAnsiTheme="majorHAnsi" w:cstheme="majorBidi"/>
      <w:b/>
      <w:color w:val="1F3763" w:themeColor="accent1" w:themeShade="7F"/>
    </w:rPr>
  </w:style>
  <w:style w:type="paragraph" w:styleId="Heading4">
    <w:name w:val="heading 4"/>
    <w:basedOn w:val="Normal"/>
    <w:next w:val="Normal"/>
    <w:link w:val="Heading4Char"/>
    <w:uiPriority w:val="9"/>
    <w:semiHidden/>
    <w:unhideWhenUsed/>
    <w:qFormat/>
    <w:rsid w:val="00287E86"/>
    <w:pPr>
      <w:keepNext/>
      <w:keepLines/>
      <w:numPr>
        <w:ilvl w:val="3"/>
        <w:numId w:val="2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7E86"/>
    <w:pPr>
      <w:keepNext/>
      <w:keepLines/>
      <w:numPr>
        <w:ilvl w:val="4"/>
        <w:numId w:val="2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87E86"/>
    <w:pPr>
      <w:keepNext/>
      <w:keepLines/>
      <w:numPr>
        <w:ilvl w:val="5"/>
        <w:numId w:val="2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87E86"/>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87E86"/>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87E86"/>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4CB3"/>
    <w:rPr>
      <w:color w:val="0563C1" w:themeColor="hyperlink"/>
      <w:u w:val="single"/>
    </w:rPr>
  </w:style>
  <w:style w:type="character" w:customStyle="1" w:styleId="UnresolvedMention1">
    <w:name w:val="Unresolved Mention1"/>
    <w:basedOn w:val="DefaultParagraphFont"/>
    <w:uiPriority w:val="99"/>
    <w:semiHidden/>
    <w:unhideWhenUsed/>
    <w:rsid w:val="00014CB3"/>
    <w:rPr>
      <w:color w:val="605E5C"/>
      <w:shd w:val="clear" w:color="auto" w:fill="E1DFDD"/>
    </w:rPr>
  </w:style>
  <w:style w:type="character" w:customStyle="1" w:styleId="Heading1Char">
    <w:name w:val="Heading 1 Char"/>
    <w:basedOn w:val="DefaultParagraphFont"/>
    <w:link w:val="Heading1"/>
    <w:uiPriority w:val="9"/>
    <w:rsid w:val="005E51E9"/>
    <w:rPr>
      <w:rFonts w:ascii="Times New Roman" w:eastAsiaTheme="majorEastAsia" w:hAnsi="Times New Roman" w:cstheme="majorBidi"/>
      <w:b/>
      <w:color w:val="0070C0"/>
      <w:sz w:val="32"/>
      <w:szCs w:val="32"/>
    </w:rPr>
  </w:style>
  <w:style w:type="character" w:customStyle="1" w:styleId="Heading2Char">
    <w:name w:val="Heading 2 Char"/>
    <w:basedOn w:val="DefaultParagraphFont"/>
    <w:link w:val="Heading2"/>
    <w:uiPriority w:val="9"/>
    <w:rsid w:val="00287E86"/>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8C45F1"/>
    <w:rPr>
      <w:rFonts w:asciiTheme="majorHAnsi" w:eastAsiaTheme="majorEastAsia" w:hAnsiTheme="majorHAnsi" w:cstheme="majorBidi"/>
      <w:b/>
      <w:color w:val="1F3763" w:themeColor="accent1" w:themeShade="7F"/>
      <w:sz w:val="20"/>
    </w:rPr>
  </w:style>
  <w:style w:type="paragraph" w:styleId="ListParagraph">
    <w:name w:val="List Paragraph"/>
    <w:basedOn w:val="Normal"/>
    <w:uiPriority w:val="34"/>
    <w:qFormat/>
    <w:rsid w:val="00014CB3"/>
    <w:pPr>
      <w:spacing w:after="160" w:line="259" w:lineRule="auto"/>
      <w:ind w:left="720"/>
      <w:contextualSpacing/>
    </w:pPr>
    <w:rPr>
      <w:sz w:val="22"/>
      <w:szCs w:val="22"/>
      <w:lang w:val="en-US"/>
    </w:rPr>
  </w:style>
  <w:style w:type="table" w:styleId="TableGrid">
    <w:name w:val="Table Grid"/>
    <w:basedOn w:val="TableNormal"/>
    <w:uiPriority w:val="39"/>
    <w:rsid w:val="00014CB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012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Cs w:val="20"/>
      <w:lang w:eastAsia="en-GB"/>
    </w:rPr>
  </w:style>
  <w:style w:type="character" w:customStyle="1" w:styleId="HTMLPreformattedChar">
    <w:name w:val="HTML Preformatted Char"/>
    <w:basedOn w:val="DefaultParagraphFont"/>
    <w:link w:val="HTMLPreformatted"/>
    <w:uiPriority w:val="99"/>
    <w:rsid w:val="00012330"/>
    <w:rPr>
      <w:rFonts w:ascii="Courier New" w:eastAsiaTheme="minorEastAsia" w:hAnsi="Courier New" w:cs="Courier New"/>
      <w:sz w:val="20"/>
      <w:szCs w:val="20"/>
      <w:lang w:eastAsia="en-GB"/>
    </w:rPr>
  </w:style>
  <w:style w:type="character" w:styleId="PlaceholderText">
    <w:name w:val="Placeholder Text"/>
    <w:basedOn w:val="DefaultParagraphFont"/>
    <w:uiPriority w:val="99"/>
    <w:semiHidden/>
    <w:rsid w:val="00366B4B"/>
    <w:rPr>
      <w:color w:val="808080"/>
    </w:rPr>
  </w:style>
  <w:style w:type="paragraph" w:styleId="Header">
    <w:name w:val="header"/>
    <w:basedOn w:val="Normal"/>
    <w:link w:val="HeaderChar"/>
    <w:uiPriority w:val="99"/>
    <w:unhideWhenUsed/>
    <w:rsid w:val="007B1F35"/>
    <w:pPr>
      <w:tabs>
        <w:tab w:val="center" w:pos="4513"/>
        <w:tab w:val="right" w:pos="9026"/>
      </w:tabs>
    </w:pPr>
  </w:style>
  <w:style w:type="character" w:customStyle="1" w:styleId="HeaderChar">
    <w:name w:val="Header Char"/>
    <w:basedOn w:val="DefaultParagraphFont"/>
    <w:link w:val="Header"/>
    <w:uiPriority w:val="99"/>
    <w:rsid w:val="007B1F35"/>
  </w:style>
  <w:style w:type="paragraph" w:styleId="Footer">
    <w:name w:val="footer"/>
    <w:basedOn w:val="Normal"/>
    <w:link w:val="FooterChar"/>
    <w:uiPriority w:val="99"/>
    <w:unhideWhenUsed/>
    <w:rsid w:val="007B1F35"/>
    <w:pPr>
      <w:tabs>
        <w:tab w:val="center" w:pos="4513"/>
        <w:tab w:val="right" w:pos="9026"/>
      </w:tabs>
    </w:pPr>
  </w:style>
  <w:style w:type="character" w:customStyle="1" w:styleId="FooterChar">
    <w:name w:val="Footer Char"/>
    <w:basedOn w:val="DefaultParagraphFont"/>
    <w:link w:val="Footer"/>
    <w:uiPriority w:val="99"/>
    <w:rsid w:val="007B1F35"/>
  </w:style>
  <w:style w:type="character" w:styleId="FollowedHyperlink">
    <w:name w:val="FollowedHyperlink"/>
    <w:basedOn w:val="DefaultParagraphFont"/>
    <w:uiPriority w:val="99"/>
    <w:semiHidden/>
    <w:unhideWhenUsed/>
    <w:rsid w:val="00F770AE"/>
    <w:rPr>
      <w:color w:val="954F72" w:themeColor="followedHyperlink"/>
      <w:u w:val="single"/>
    </w:rPr>
  </w:style>
  <w:style w:type="numbering" w:customStyle="1" w:styleId="CurrentList1">
    <w:name w:val="Current List1"/>
    <w:uiPriority w:val="99"/>
    <w:rsid w:val="00A10C77"/>
    <w:pPr>
      <w:numPr>
        <w:numId w:val="18"/>
      </w:numPr>
    </w:pPr>
  </w:style>
  <w:style w:type="numbering" w:customStyle="1" w:styleId="CurrentList2">
    <w:name w:val="Current List2"/>
    <w:uiPriority w:val="99"/>
    <w:rsid w:val="00A10C77"/>
    <w:pPr>
      <w:numPr>
        <w:numId w:val="19"/>
      </w:numPr>
    </w:pPr>
  </w:style>
  <w:style w:type="numbering" w:customStyle="1" w:styleId="CurrentList3">
    <w:name w:val="Current List3"/>
    <w:uiPriority w:val="99"/>
    <w:rsid w:val="00A10C77"/>
    <w:pPr>
      <w:numPr>
        <w:numId w:val="20"/>
      </w:numPr>
    </w:pPr>
  </w:style>
  <w:style w:type="paragraph" w:styleId="Title">
    <w:name w:val="Title"/>
    <w:aliases w:val="script"/>
    <w:basedOn w:val="Normal"/>
    <w:next w:val="Normal"/>
    <w:link w:val="TitleChar"/>
    <w:uiPriority w:val="10"/>
    <w:qFormat/>
    <w:rsid w:val="00C064D2"/>
    <w:pPr>
      <w:framePr w:wrap="around" w:vAnchor="text" w:hAnchor="text" w:y="1"/>
      <w:pBdr>
        <w:top w:val="single" w:sz="4" w:space="1" w:color="auto"/>
        <w:left w:val="single" w:sz="4" w:space="6" w:color="auto"/>
        <w:bottom w:val="single" w:sz="4" w:space="1" w:color="auto"/>
        <w:right w:val="single" w:sz="4" w:space="4" w:color="auto"/>
      </w:pBdr>
      <w:shd w:val="clear" w:color="auto" w:fill="D0CECE" w:themeFill="background2" w:themeFillShade="E6"/>
      <w:ind w:left="720"/>
      <w:contextualSpacing/>
    </w:pPr>
    <w:rPr>
      <w:rFonts w:ascii="Consolas" w:eastAsiaTheme="majorEastAsia" w:hAnsi="Consolas" w:cstheme="majorBidi"/>
      <w:spacing w:val="-10"/>
      <w:kern w:val="28"/>
      <w:sz w:val="17"/>
      <w:szCs w:val="56"/>
    </w:rPr>
  </w:style>
  <w:style w:type="numbering" w:customStyle="1" w:styleId="CurrentList4">
    <w:name w:val="Current List4"/>
    <w:uiPriority w:val="99"/>
    <w:rsid w:val="00287E86"/>
    <w:pPr>
      <w:numPr>
        <w:numId w:val="22"/>
      </w:numPr>
    </w:pPr>
  </w:style>
  <w:style w:type="character" w:customStyle="1" w:styleId="Heading4Char">
    <w:name w:val="Heading 4 Char"/>
    <w:basedOn w:val="DefaultParagraphFont"/>
    <w:link w:val="Heading4"/>
    <w:uiPriority w:val="9"/>
    <w:semiHidden/>
    <w:rsid w:val="00287E8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87E8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87E8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87E8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87E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87E86"/>
    <w:rPr>
      <w:rFonts w:asciiTheme="majorHAnsi" w:eastAsiaTheme="majorEastAsia" w:hAnsiTheme="majorHAnsi" w:cstheme="majorBidi"/>
      <w:i/>
      <w:iCs/>
      <w:color w:val="272727" w:themeColor="text1" w:themeTint="D8"/>
      <w:sz w:val="21"/>
      <w:szCs w:val="21"/>
    </w:rPr>
  </w:style>
  <w:style w:type="character" w:customStyle="1" w:styleId="TitleChar">
    <w:name w:val="Title Char"/>
    <w:aliases w:val="script Char"/>
    <w:basedOn w:val="DefaultParagraphFont"/>
    <w:link w:val="Title"/>
    <w:uiPriority w:val="10"/>
    <w:rsid w:val="00C064D2"/>
    <w:rPr>
      <w:rFonts w:ascii="Consolas" w:eastAsiaTheme="majorEastAsia" w:hAnsi="Consolas" w:cstheme="majorBidi"/>
      <w:spacing w:val="-10"/>
      <w:kern w:val="28"/>
      <w:sz w:val="17"/>
      <w:szCs w:val="56"/>
      <w:shd w:val="clear" w:color="auto" w:fill="D0CECE" w:themeFill="background2" w:themeFillShade="E6"/>
    </w:rPr>
  </w:style>
  <w:style w:type="paragraph" w:styleId="NoSpacing">
    <w:name w:val="No Spacing"/>
    <w:uiPriority w:val="1"/>
    <w:qFormat/>
    <w:rsid w:val="005E51E9"/>
    <w:pPr>
      <w:jc w:val="both"/>
    </w:pPr>
    <w:rPr>
      <w:rFonts w:ascii="Arial" w:hAnsi="Arial"/>
      <w:sz w:val="22"/>
    </w:rPr>
  </w:style>
  <w:style w:type="character" w:styleId="CommentReference">
    <w:name w:val="annotation reference"/>
    <w:basedOn w:val="DefaultParagraphFont"/>
    <w:uiPriority w:val="99"/>
    <w:semiHidden/>
    <w:unhideWhenUsed/>
    <w:rsid w:val="0082024F"/>
    <w:rPr>
      <w:sz w:val="16"/>
      <w:szCs w:val="16"/>
    </w:rPr>
  </w:style>
  <w:style w:type="paragraph" w:styleId="CommentText">
    <w:name w:val="annotation text"/>
    <w:basedOn w:val="Normal"/>
    <w:link w:val="CommentTextChar"/>
    <w:uiPriority w:val="99"/>
    <w:semiHidden/>
    <w:unhideWhenUsed/>
    <w:rsid w:val="0082024F"/>
    <w:rPr>
      <w:szCs w:val="20"/>
    </w:rPr>
  </w:style>
  <w:style w:type="character" w:customStyle="1" w:styleId="CommentTextChar">
    <w:name w:val="Comment Text Char"/>
    <w:basedOn w:val="DefaultParagraphFont"/>
    <w:link w:val="CommentText"/>
    <w:uiPriority w:val="99"/>
    <w:semiHidden/>
    <w:rsid w:val="008202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2024F"/>
    <w:rPr>
      <w:b/>
      <w:bCs/>
    </w:rPr>
  </w:style>
  <w:style w:type="character" w:customStyle="1" w:styleId="CommentSubjectChar">
    <w:name w:val="Comment Subject Char"/>
    <w:basedOn w:val="CommentTextChar"/>
    <w:link w:val="CommentSubject"/>
    <w:uiPriority w:val="99"/>
    <w:semiHidden/>
    <w:rsid w:val="0082024F"/>
    <w:rPr>
      <w:rFonts w:ascii="Arial" w:hAnsi="Arial"/>
      <w:b/>
      <w:bCs/>
      <w:sz w:val="20"/>
      <w:szCs w:val="20"/>
    </w:rPr>
  </w:style>
  <w:style w:type="paragraph" w:styleId="BalloonText">
    <w:name w:val="Balloon Text"/>
    <w:basedOn w:val="Normal"/>
    <w:link w:val="BalloonTextChar"/>
    <w:uiPriority w:val="99"/>
    <w:semiHidden/>
    <w:unhideWhenUsed/>
    <w:rsid w:val="008202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024F"/>
    <w:rPr>
      <w:rFonts w:ascii="Segoe UI" w:hAnsi="Segoe UI" w:cs="Segoe UI"/>
      <w:sz w:val="18"/>
      <w:szCs w:val="18"/>
    </w:rPr>
  </w:style>
  <w:style w:type="paragraph" w:styleId="Revision">
    <w:name w:val="Revision"/>
    <w:hidden/>
    <w:uiPriority w:val="99"/>
    <w:semiHidden/>
    <w:rsid w:val="005A30BA"/>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129857">
      <w:bodyDiv w:val="1"/>
      <w:marLeft w:val="0"/>
      <w:marRight w:val="0"/>
      <w:marTop w:val="0"/>
      <w:marBottom w:val="0"/>
      <w:divBdr>
        <w:top w:val="none" w:sz="0" w:space="0" w:color="auto"/>
        <w:left w:val="none" w:sz="0" w:space="0" w:color="auto"/>
        <w:bottom w:val="none" w:sz="0" w:space="0" w:color="auto"/>
        <w:right w:val="none" w:sz="0" w:space="0" w:color="auto"/>
      </w:divBdr>
      <w:divsChild>
        <w:div w:id="317541012">
          <w:marLeft w:val="0"/>
          <w:marRight w:val="0"/>
          <w:marTop w:val="0"/>
          <w:marBottom w:val="0"/>
          <w:divBdr>
            <w:top w:val="none" w:sz="0" w:space="0" w:color="auto"/>
            <w:left w:val="none" w:sz="0" w:space="0" w:color="auto"/>
            <w:bottom w:val="none" w:sz="0" w:space="0" w:color="auto"/>
            <w:right w:val="none" w:sz="0" w:space="0" w:color="auto"/>
          </w:divBdr>
          <w:divsChild>
            <w:div w:id="2684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java.com/en/download/manual.jsp" TargetMode="External"/><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www.meeussen.nl/orchestra/minteqv4.txt"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visualstudio.microsoft.com/downloads/?q=build+tool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orchestra.meeussen.nl" TargetMode="External"/><Relationship Id="rId14" Type="http://schemas.openxmlformats.org/officeDocument/2006/relationships/hyperlink" Target="https://www.python.org/downloads/" TargetMode="External"/><Relationship Id="rId22" Type="http://schemas.openxmlformats.org/officeDocument/2006/relationships/image" Target="media/image6.png"/><Relationship Id="rId27" Type="http://schemas.openxmlformats.org/officeDocument/2006/relationships/image" Target="media/image11.emf"/><Relationship Id="rId30" Type="http://schemas.openxmlformats.org/officeDocument/2006/relationships/image" Target="media/image14.png"/><Relationship Id="rId35" Type="http://schemas.microsoft.com/office/2011/relationships/people" Target="people.xml"/><Relationship Id="rId8" Type="http://schemas.openxmlformats.org/officeDocument/2006/relationships/hyperlink" Target="http://orchestra.meeussen.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25534-C0FB-4674-B03A-6159A9F14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24</Pages>
  <Words>7284</Words>
  <Characters>41523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 de Zeeuw</dc:creator>
  <cp:keywords/>
  <dc:description/>
  <cp:lastModifiedBy>guido de Zeeuw</cp:lastModifiedBy>
  <cp:revision>6</cp:revision>
  <dcterms:created xsi:type="dcterms:W3CDTF">2022-08-21T11:05:00Z</dcterms:created>
  <dcterms:modified xsi:type="dcterms:W3CDTF">2022-08-22T11:36:00Z</dcterms:modified>
</cp:coreProperties>
</file>